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77CBC" w14:textId="40D802B0" w:rsidR="007266ED" w:rsidRPr="00393AFF" w:rsidRDefault="003D0139" w:rsidP="003D0139">
      <w:pPr>
        <w:spacing w:line="276" w:lineRule="auto"/>
        <w:jc w:val="center"/>
        <w:rPr>
          <w:rFonts w:ascii="Arial" w:eastAsia="Arial" w:hAnsi="Arial" w:cs="Arial"/>
          <w:b/>
          <w:sz w:val="20"/>
          <w:szCs w:val="20"/>
        </w:rPr>
      </w:pPr>
      <w:r w:rsidRPr="00393AFF">
        <w:rPr>
          <w:rFonts w:ascii="Arial" w:eastAsia="Arial" w:hAnsi="Arial" w:cs="Arial"/>
          <w:b/>
          <w:sz w:val="20"/>
          <w:szCs w:val="20"/>
        </w:rPr>
        <w:t>Many Languages One Network Ethics Information Packet</w:t>
      </w:r>
    </w:p>
    <w:p w14:paraId="4FC353DD" w14:textId="77777777" w:rsidR="007266ED" w:rsidRPr="00393AFF" w:rsidRDefault="007266ED">
      <w:pPr>
        <w:spacing w:line="276" w:lineRule="auto"/>
        <w:rPr>
          <w:rFonts w:ascii="Arial" w:eastAsia="Arial" w:hAnsi="Arial" w:cs="Arial"/>
          <w:sz w:val="20"/>
          <w:szCs w:val="20"/>
        </w:rPr>
      </w:pPr>
    </w:p>
    <w:p w14:paraId="137524E6" w14:textId="77777777" w:rsidR="007266ED" w:rsidRPr="00393AFF" w:rsidRDefault="00000000">
      <w:pPr>
        <w:spacing w:line="276" w:lineRule="auto"/>
        <w:jc w:val="center"/>
        <w:rPr>
          <w:rFonts w:ascii="Arial" w:eastAsia="Arial" w:hAnsi="Arial" w:cs="Arial"/>
          <w:b/>
          <w:sz w:val="20"/>
          <w:szCs w:val="20"/>
        </w:rPr>
      </w:pPr>
      <w:r w:rsidRPr="00393AFF">
        <w:rPr>
          <w:rFonts w:ascii="Arial" w:eastAsia="Arial" w:hAnsi="Arial" w:cs="Arial"/>
          <w:b/>
          <w:sz w:val="20"/>
          <w:szCs w:val="20"/>
        </w:rPr>
        <w:t xml:space="preserve">TABLE OF CONTENTS: </w:t>
      </w:r>
    </w:p>
    <w:p w14:paraId="10153658" w14:textId="77777777" w:rsidR="007266ED" w:rsidRPr="00393AFF" w:rsidRDefault="007266ED">
      <w:pPr>
        <w:spacing w:line="276" w:lineRule="auto"/>
        <w:jc w:val="center"/>
        <w:rPr>
          <w:rFonts w:ascii="Arial" w:eastAsia="Arial" w:hAnsi="Arial" w:cs="Arial"/>
          <w:b/>
          <w:sz w:val="20"/>
          <w:szCs w:val="20"/>
        </w:rPr>
      </w:pPr>
    </w:p>
    <w:sdt>
      <w:sdtPr>
        <w:rPr>
          <w:rFonts w:ascii="Arial" w:hAnsi="Arial" w:cs="Arial"/>
        </w:rPr>
        <w:id w:val="-1255514603"/>
        <w:docPartObj>
          <w:docPartGallery w:val="Table of Contents"/>
          <w:docPartUnique/>
        </w:docPartObj>
      </w:sdtPr>
      <w:sdtContent>
        <w:p w14:paraId="646E3A52" w14:textId="77777777" w:rsidR="00E21D09" w:rsidRDefault="007266ED">
          <w:pPr>
            <w:pStyle w:val="TOC3"/>
            <w:tabs>
              <w:tab w:val="right" w:leader="dot" w:pos="9010"/>
            </w:tabs>
            <w:rPr>
              <w:ins w:id="0" w:author="Erin M. Buchanan" w:date="2026-03-13T11:02:00Z" w16du:dateUtc="2026-03-13T16:02:00Z"/>
              <w:rFonts w:asciiTheme="minorHAnsi" w:eastAsiaTheme="minorEastAsia" w:hAnsiTheme="minorHAnsi" w:cstheme="minorBidi"/>
              <w:noProof/>
              <w:kern w:val="2"/>
              <w14:ligatures w14:val="standardContextual"/>
            </w:rPr>
          </w:pPr>
          <w:r w:rsidRPr="00393AFF">
            <w:rPr>
              <w:rFonts w:ascii="Arial" w:hAnsi="Arial" w:cs="Arial"/>
            </w:rPr>
            <w:fldChar w:fldCharType="begin"/>
          </w:r>
          <w:r w:rsidRPr="00393AFF">
            <w:rPr>
              <w:rFonts w:ascii="Arial" w:hAnsi="Arial" w:cs="Arial"/>
            </w:rPr>
            <w:instrText xml:space="preserve"> TOC \h \u \z \n </w:instrText>
          </w:r>
          <w:r w:rsidRPr="00393AFF">
            <w:rPr>
              <w:rFonts w:ascii="Arial" w:hAnsi="Arial" w:cs="Arial"/>
            </w:rPr>
            <w:fldChar w:fldCharType="separate"/>
          </w:r>
          <w:ins w:id="1" w:author="Erin M. Buchanan" w:date="2026-03-13T11:02:00Z" w16du:dateUtc="2026-03-13T16:02:00Z">
            <w:r w:rsidR="00E21D09" w:rsidRPr="00CD74F3">
              <w:rPr>
                <w:rStyle w:val="Hyperlink"/>
                <w:noProof/>
              </w:rPr>
              <w:fldChar w:fldCharType="begin"/>
            </w:r>
            <w:r w:rsidR="00E21D09" w:rsidRPr="00CD74F3">
              <w:rPr>
                <w:rStyle w:val="Hyperlink"/>
                <w:noProof/>
              </w:rPr>
              <w:instrText xml:space="preserve"> </w:instrText>
            </w:r>
            <w:r w:rsidR="00E21D09">
              <w:rPr>
                <w:noProof/>
              </w:rPr>
              <w:instrText>HYPERLINK \l "_Toc224292188"</w:instrText>
            </w:r>
            <w:r w:rsidR="00E21D09" w:rsidRPr="00CD74F3">
              <w:rPr>
                <w:rStyle w:val="Hyperlink"/>
                <w:noProof/>
              </w:rPr>
              <w:instrText xml:space="preserve"> </w:instrText>
            </w:r>
            <w:r w:rsidR="00E21D09" w:rsidRPr="00CD74F3">
              <w:rPr>
                <w:rStyle w:val="Hyperlink"/>
                <w:noProof/>
              </w:rPr>
            </w:r>
            <w:r w:rsidR="00E21D09" w:rsidRPr="00CD74F3">
              <w:rPr>
                <w:rStyle w:val="Hyperlink"/>
                <w:noProof/>
              </w:rPr>
              <w:fldChar w:fldCharType="separate"/>
            </w:r>
            <w:r w:rsidR="00E21D09" w:rsidRPr="00CD74F3">
              <w:rPr>
                <w:rStyle w:val="Hyperlink"/>
                <w:rFonts w:ascii="Arial" w:eastAsia="Arial" w:hAnsi="Arial" w:cs="Arial"/>
                <w:noProof/>
              </w:rPr>
              <w:t>Original Approval:</w:t>
            </w:r>
            <w:r w:rsidR="00E21D09" w:rsidRPr="00CD74F3">
              <w:rPr>
                <w:rStyle w:val="Hyperlink"/>
                <w:noProof/>
              </w:rPr>
              <w:fldChar w:fldCharType="end"/>
            </w:r>
          </w:ins>
        </w:p>
        <w:p w14:paraId="73C0401D" w14:textId="77777777" w:rsidR="00E21D09" w:rsidRDefault="00E21D09">
          <w:pPr>
            <w:pStyle w:val="TOC3"/>
            <w:tabs>
              <w:tab w:val="right" w:leader="dot" w:pos="9010"/>
            </w:tabs>
            <w:rPr>
              <w:ins w:id="2" w:author="Erin M. Buchanan" w:date="2026-03-13T11:02:00Z" w16du:dateUtc="2026-03-13T16:02:00Z"/>
              <w:rFonts w:asciiTheme="minorHAnsi" w:eastAsiaTheme="minorEastAsia" w:hAnsiTheme="minorHAnsi" w:cstheme="minorBidi"/>
              <w:noProof/>
              <w:kern w:val="2"/>
              <w14:ligatures w14:val="standardContextual"/>
            </w:rPr>
          </w:pPr>
          <w:ins w:id="3" w:author="Erin M. Buchanan" w:date="2026-03-13T11:02:00Z" w16du:dateUtc="2026-03-13T16:02:00Z">
            <w:r w:rsidRPr="00CD74F3">
              <w:rPr>
                <w:rStyle w:val="Hyperlink"/>
                <w:noProof/>
              </w:rPr>
              <w:fldChar w:fldCharType="begin"/>
            </w:r>
            <w:r w:rsidRPr="00CD74F3">
              <w:rPr>
                <w:rStyle w:val="Hyperlink"/>
                <w:noProof/>
              </w:rPr>
              <w:instrText xml:space="preserve"> </w:instrText>
            </w:r>
            <w:r>
              <w:rPr>
                <w:noProof/>
              </w:rPr>
              <w:instrText>HYPERLINK \l "_Toc224292189"</w:instrText>
            </w:r>
            <w:r w:rsidRPr="00CD74F3">
              <w:rPr>
                <w:rStyle w:val="Hyperlink"/>
                <w:noProof/>
              </w:rPr>
              <w:instrText xml:space="preserve"> </w:instrText>
            </w:r>
            <w:r w:rsidRPr="00CD74F3">
              <w:rPr>
                <w:rStyle w:val="Hyperlink"/>
                <w:noProof/>
              </w:rPr>
            </w:r>
            <w:r w:rsidRPr="00CD74F3">
              <w:rPr>
                <w:rStyle w:val="Hyperlink"/>
                <w:noProof/>
              </w:rPr>
              <w:fldChar w:fldCharType="separate"/>
            </w:r>
            <w:r w:rsidRPr="00CD74F3">
              <w:rPr>
                <w:rStyle w:val="Hyperlink"/>
                <w:rFonts w:ascii="Arial" w:eastAsia="Arial" w:hAnsi="Arial" w:cs="Arial"/>
                <w:noProof/>
              </w:rPr>
              <w:t>Participant Information:</w:t>
            </w:r>
            <w:r w:rsidRPr="00CD74F3">
              <w:rPr>
                <w:rStyle w:val="Hyperlink"/>
                <w:noProof/>
              </w:rPr>
              <w:fldChar w:fldCharType="end"/>
            </w:r>
          </w:ins>
        </w:p>
        <w:p w14:paraId="3168A10E" w14:textId="77777777" w:rsidR="00E21D09" w:rsidRDefault="00E21D09">
          <w:pPr>
            <w:pStyle w:val="TOC3"/>
            <w:tabs>
              <w:tab w:val="right" w:leader="dot" w:pos="9010"/>
            </w:tabs>
            <w:rPr>
              <w:ins w:id="4" w:author="Erin M. Buchanan" w:date="2026-03-13T11:02:00Z" w16du:dateUtc="2026-03-13T16:02:00Z"/>
              <w:rFonts w:asciiTheme="minorHAnsi" w:eastAsiaTheme="minorEastAsia" w:hAnsiTheme="minorHAnsi" w:cstheme="minorBidi"/>
              <w:noProof/>
              <w:kern w:val="2"/>
              <w14:ligatures w14:val="standardContextual"/>
            </w:rPr>
          </w:pPr>
          <w:ins w:id="5" w:author="Erin M. Buchanan" w:date="2026-03-13T11:02:00Z" w16du:dateUtc="2026-03-13T16:02:00Z">
            <w:r w:rsidRPr="00CD74F3">
              <w:rPr>
                <w:rStyle w:val="Hyperlink"/>
                <w:noProof/>
              </w:rPr>
              <w:fldChar w:fldCharType="begin"/>
            </w:r>
            <w:r w:rsidRPr="00CD74F3">
              <w:rPr>
                <w:rStyle w:val="Hyperlink"/>
                <w:noProof/>
              </w:rPr>
              <w:instrText xml:space="preserve"> </w:instrText>
            </w:r>
            <w:r>
              <w:rPr>
                <w:noProof/>
              </w:rPr>
              <w:instrText>HYPERLINK \l "_Toc224292190"</w:instrText>
            </w:r>
            <w:r w:rsidRPr="00CD74F3">
              <w:rPr>
                <w:rStyle w:val="Hyperlink"/>
                <w:noProof/>
              </w:rPr>
              <w:instrText xml:space="preserve"> </w:instrText>
            </w:r>
            <w:r w:rsidRPr="00CD74F3">
              <w:rPr>
                <w:rStyle w:val="Hyperlink"/>
                <w:noProof/>
              </w:rPr>
            </w:r>
            <w:r w:rsidRPr="00CD74F3">
              <w:rPr>
                <w:rStyle w:val="Hyperlink"/>
                <w:noProof/>
              </w:rPr>
              <w:fldChar w:fldCharType="separate"/>
            </w:r>
            <w:r w:rsidRPr="00CD74F3">
              <w:rPr>
                <w:rStyle w:val="Hyperlink"/>
                <w:rFonts w:ascii="Arial" w:eastAsia="Arial" w:hAnsi="Arial" w:cs="Arial"/>
                <w:noProof/>
              </w:rPr>
              <w:t>Review Type:</w:t>
            </w:r>
            <w:r w:rsidRPr="00CD74F3">
              <w:rPr>
                <w:rStyle w:val="Hyperlink"/>
                <w:noProof/>
              </w:rPr>
              <w:fldChar w:fldCharType="end"/>
            </w:r>
          </w:ins>
        </w:p>
        <w:p w14:paraId="15F76DFB" w14:textId="77777777" w:rsidR="00E21D09" w:rsidRDefault="00E21D09">
          <w:pPr>
            <w:pStyle w:val="TOC3"/>
            <w:tabs>
              <w:tab w:val="right" w:leader="dot" w:pos="9010"/>
            </w:tabs>
            <w:rPr>
              <w:ins w:id="6" w:author="Erin M. Buchanan" w:date="2026-03-13T11:02:00Z" w16du:dateUtc="2026-03-13T16:02:00Z"/>
              <w:rFonts w:asciiTheme="minorHAnsi" w:eastAsiaTheme="minorEastAsia" w:hAnsiTheme="minorHAnsi" w:cstheme="minorBidi"/>
              <w:noProof/>
              <w:kern w:val="2"/>
              <w14:ligatures w14:val="standardContextual"/>
            </w:rPr>
          </w:pPr>
          <w:ins w:id="7" w:author="Erin M. Buchanan" w:date="2026-03-13T11:02:00Z" w16du:dateUtc="2026-03-13T16:02:00Z">
            <w:r w:rsidRPr="00CD74F3">
              <w:rPr>
                <w:rStyle w:val="Hyperlink"/>
                <w:noProof/>
              </w:rPr>
              <w:fldChar w:fldCharType="begin"/>
            </w:r>
            <w:r w:rsidRPr="00CD74F3">
              <w:rPr>
                <w:rStyle w:val="Hyperlink"/>
                <w:noProof/>
              </w:rPr>
              <w:instrText xml:space="preserve"> </w:instrText>
            </w:r>
            <w:r>
              <w:rPr>
                <w:noProof/>
              </w:rPr>
              <w:instrText>HYPERLINK \l "_Toc224292191"</w:instrText>
            </w:r>
            <w:r w:rsidRPr="00CD74F3">
              <w:rPr>
                <w:rStyle w:val="Hyperlink"/>
                <w:noProof/>
              </w:rPr>
              <w:instrText xml:space="preserve"> </w:instrText>
            </w:r>
            <w:r w:rsidRPr="00CD74F3">
              <w:rPr>
                <w:rStyle w:val="Hyperlink"/>
                <w:noProof/>
              </w:rPr>
            </w:r>
            <w:r w:rsidRPr="00CD74F3">
              <w:rPr>
                <w:rStyle w:val="Hyperlink"/>
                <w:noProof/>
              </w:rPr>
              <w:fldChar w:fldCharType="separate"/>
            </w:r>
            <w:r w:rsidRPr="00CD74F3">
              <w:rPr>
                <w:rStyle w:val="Hyperlink"/>
                <w:rFonts w:ascii="Arial" w:eastAsia="Arial" w:hAnsi="Arial" w:cs="Arial"/>
                <w:noProof/>
              </w:rPr>
              <w:t>Project Description:</w:t>
            </w:r>
            <w:r w:rsidRPr="00CD74F3">
              <w:rPr>
                <w:rStyle w:val="Hyperlink"/>
                <w:noProof/>
              </w:rPr>
              <w:fldChar w:fldCharType="end"/>
            </w:r>
          </w:ins>
        </w:p>
        <w:p w14:paraId="5042EC22" w14:textId="77777777" w:rsidR="00E21D09" w:rsidRDefault="00E21D09">
          <w:pPr>
            <w:pStyle w:val="TOC3"/>
            <w:tabs>
              <w:tab w:val="right" w:leader="dot" w:pos="9010"/>
            </w:tabs>
            <w:rPr>
              <w:ins w:id="8" w:author="Erin M. Buchanan" w:date="2026-03-13T11:02:00Z" w16du:dateUtc="2026-03-13T16:02:00Z"/>
              <w:rFonts w:asciiTheme="minorHAnsi" w:eastAsiaTheme="minorEastAsia" w:hAnsiTheme="minorHAnsi" w:cstheme="minorBidi"/>
              <w:noProof/>
              <w:kern w:val="2"/>
              <w14:ligatures w14:val="standardContextual"/>
            </w:rPr>
          </w:pPr>
          <w:ins w:id="9" w:author="Erin M. Buchanan" w:date="2026-03-13T11:02:00Z" w16du:dateUtc="2026-03-13T16:02:00Z">
            <w:r w:rsidRPr="00CD74F3">
              <w:rPr>
                <w:rStyle w:val="Hyperlink"/>
                <w:noProof/>
              </w:rPr>
              <w:fldChar w:fldCharType="begin"/>
            </w:r>
            <w:r w:rsidRPr="00CD74F3">
              <w:rPr>
                <w:rStyle w:val="Hyperlink"/>
                <w:noProof/>
              </w:rPr>
              <w:instrText xml:space="preserve"> </w:instrText>
            </w:r>
            <w:r>
              <w:rPr>
                <w:noProof/>
              </w:rPr>
              <w:instrText>HYPERLINK \l "_Toc224292192"</w:instrText>
            </w:r>
            <w:r w:rsidRPr="00CD74F3">
              <w:rPr>
                <w:rStyle w:val="Hyperlink"/>
                <w:noProof/>
              </w:rPr>
              <w:instrText xml:space="preserve"> </w:instrText>
            </w:r>
            <w:r w:rsidRPr="00CD74F3">
              <w:rPr>
                <w:rStyle w:val="Hyperlink"/>
                <w:noProof/>
              </w:rPr>
            </w:r>
            <w:r w:rsidRPr="00CD74F3">
              <w:rPr>
                <w:rStyle w:val="Hyperlink"/>
                <w:noProof/>
              </w:rPr>
              <w:fldChar w:fldCharType="separate"/>
            </w:r>
            <w:r w:rsidRPr="00CD74F3">
              <w:rPr>
                <w:rStyle w:val="Hyperlink"/>
                <w:rFonts w:ascii="Arial" w:eastAsia="Arial" w:hAnsi="Arial" w:cs="Arial"/>
                <w:noProof/>
              </w:rPr>
              <w:t>Project Methodology:</w:t>
            </w:r>
            <w:r w:rsidRPr="00CD74F3">
              <w:rPr>
                <w:rStyle w:val="Hyperlink"/>
                <w:noProof/>
              </w:rPr>
              <w:fldChar w:fldCharType="end"/>
            </w:r>
          </w:ins>
        </w:p>
        <w:p w14:paraId="3269A5CD" w14:textId="77777777" w:rsidR="00E21D09" w:rsidRDefault="00E21D09">
          <w:pPr>
            <w:pStyle w:val="TOC2"/>
            <w:tabs>
              <w:tab w:val="right" w:leader="dot" w:pos="9010"/>
            </w:tabs>
            <w:rPr>
              <w:ins w:id="10" w:author="Erin M. Buchanan" w:date="2026-03-13T11:02:00Z" w16du:dateUtc="2026-03-13T16:02:00Z"/>
              <w:noProof/>
            </w:rPr>
          </w:pPr>
          <w:ins w:id="11" w:author="Erin M. Buchanan" w:date="2026-03-13T11:02:00Z" w16du:dateUtc="2026-03-13T16:02:00Z">
            <w:r w:rsidRPr="00CD74F3">
              <w:rPr>
                <w:rStyle w:val="Hyperlink"/>
                <w:noProof/>
              </w:rPr>
              <w:fldChar w:fldCharType="begin"/>
            </w:r>
            <w:r w:rsidRPr="00CD74F3">
              <w:rPr>
                <w:rStyle w:val="Hyperlink"/>
                <w:noProof/>
              </w:rPr>
              <w:instrText xml:space="preserve"> </w:instrText>
            </w:r>
            <w:r>
              <w:rPr>
                <w:noProof/>
              </w:rPr>
              <w:instrText>HYPERLINK \l "_Toc224292193"</w:instrText>
            </w:r>
            <w:r w:rsidRPr="00CD74F3">
              <w:rPr>
                <w:rStyle w:val="Hyperlink"/>
                <w:noProof/>
              </w:rPr>
              <w:instrText xml:space="preserve"> </w:instrText>
            </w:r>
            <w:r w:rsidRPr="00CD74F3">
              <w:rPr>
                <w:rStyle w:val="Hyperlink"/>
                <w:noProof/>
              </w:rPr>
            </w:r>
            <w:r w:rsidRPr="00CD74F3">
              <w:rPr>
                <w:rStyle w:val="Hyperlink"/>
                <w:noProof/>
              </w:rPr>
              <w:fldChar w:fldCharType="separate"/>
            </w:r>
            <w:r w:rsidRPr="00CD74F3">
              <w:rPr>
                <w:rStyle w:val="Hyperlink"/>
                <w:rFonts w:ascii="Arial" w:hAnsi="Arial" w:cs="Arial"/>
                <w:noProof/>
              </w:rPr>
              <w:t>Procedure</w:t>
            </w:r>
            <w:r w:rsidRPr="00CD74F3">
              <w:rPr>
                <w:rStyle w:val="Hyperlink"/>
                <w:noProof/>
              </w:rPr>
              <w:fldChar w:fldCharType="end"/>
            </w:r>
          </w:ins>
        </w:p>
        <w:p w14:paraId="1A0A6DF6" w14:textId="77777777" w:rsidR="00E21D09" w:rsidRDefault="00E21D09">
          <w:pPr>
            <w:pStyle w:val="TOC3"/>
            <w:tabs>
              <w:tab w:val="right" w:leader="dot" w:pos="9010"/>
            </w:tabs>
            <w:rPr>
              <w:ins w:id="12" w:author="Erin M. Buchanan" w:date="2026-03-13T11:02:00Z" w16du:dateUtc="2026-03-13T16:02:00Z"/>
              <w:rFonts w:asciiTheme="minorHAnsi" w:eastAsiaTheme="minorEastAsia" w:hAnsiTheme="minorHAnsi" w:cstheme="minorBidi"/>
              <w:noProof/>
              <w:kern w:val="2"/>
              <w14:ligatures w14:val="standardContextual"/>
            </w:rPr>
          </w:pPr>
          <w:ins w:id="13" w:author="Erin M. Buchanan" w:date="2026-03-13T11:02:00Z" w16du:dateUtc="2026-03-13T16:02:00Z">
            <w:r w:rsidRPr="00CD74F3">
              <w:rPr>
                <w:rStyle w:val="Hyperlink"/>
                <w:noProof/>
              </w:rPr>
              <w:fldChar w:fldCharType="begin"/>
            </w:r>
            <w:r w:rsidRPr="00CD74F3">
              <w:rPr>
                <w:rStyle w:val="Hyperlink"/>
                <w:noProof/>
              </w:rPr>
              <w:instrText xml:space="preserve"> </w:instrText>
            </w:r>
            <w:r>
              <w:rPr>
                <w:noProof/>
              </w:rPr>
              <w:instrText>HYPERLINK \l "_Toc224292194"</w:instrText>
            </w:r>
            <w:r w:rsidRPr="00CD74F3">
              <w:rPr>
                <w:rStyle w:val="Hyperlink"/>
                <w:noProof/>
              </w:rPr>
              <w:instrText xml:space="preserve"> </w:instrText>
            </w:r>
            <w:r w:rsidRPr="00CD74F3">
              <w:rPr>
                <w:rStyle w:val="Hyperlink"/>
                <w:noProof/>
              </w:rPr>
            </w:r>
            <w:r w:rsidRPr="00CD74F3">
              <w:rPr>
                <w:rStyle w:val="Hyperlink"/>
                <w:noProof/>
              </w:rPr>
              <w:fldChar w:fldCharType="separate"/>
            </w:r>
            <w:r w:rsidRPr="00CD74F3">
              <w:rPr>
                <w:rStyle w:val="Hyperlink"/>
                <w:rFonts w:ascii="Arial" w:hAnsi="Arial" w:cs="Arial"/>
                <w:noProof/>
              </w:rPr>
              <w:t>Priming</w:t>
            </w:r>
            <w:r w:rsidRPr="00CD74F3">
              <w:rPr>
                <w:rStyle w:val="Hyperlink"/>
                <w:noProof/>
              </w:rPr>
              <w:fldChar w:fldCharType="end"/>
            </w:r>
          </w:ins>
        </w:p>
        <w:p w14:paraId="1D292A98" w14:textId="77777777" w:rsidR="00E21D09" w:rsidRDefault="00E21D09">
          <w:pPr>
            <w:pStyle w:val="TOC3"/>
            <w:tabs>
              <w:tab w:val="right" w:leader="dot" w:pos="9010"/>
            </w:tabs>
            <w:rPr>
              <w:ins w:id="14" w:author="Erin M. Buchanan" w:date="2026-03-13T11:02:00Z" w16du:dateUtc="2026-03-13T16:02:00Z"/>
              <w:rFonts w:asciiTheme="minorHAnsi" w:eastAsiaTheme="minorEastAsia" w:hAnsiTheme="minorHAnsi" w:cstheme="minorBidi"/>
              <w:noProof/>
              <w:kern w:val="2"/>
              <w14:ligatures w14:val="standardContextual"/>
            </w:rPr>
          </w:pPr>
          <w:ins w:id="15" w:author="Erin M. Buchanan" w:date="2026-03-13T11:02:00Z" w16du:dateUtc="2026-03-13T16:02:00Z">
            <w:r w:rsidRPr="00CD74F3">
              <w:rPr>
                <w:rStyle w:val="Hyperlink"/>
                <w:noProof/>
              </w:rPr>
              <w:fldChar w:fldCharType="begin"/>
            </w:r>
            <w:r w:rsidRPr="00CD74F3">
              <w:rPr>
                <w:rStyle w:val="Hyperlink"/>
                <w:noProof/>
              </w:rPr>
              <w:instrText xml:space="preserve"> </w:instrText>
            </w:r>
            <w:r>
              <w:rPr>
                <w:noProof/>
              </w:rPr>
              <w:instrText>HYPERLINK \l "_Toc224292195"</w:instrText>
            </w:r>
            <w:r w:rsidRPr="00CD74F3">
              <w:rPr>
                <w:rStyle w:val="Hyperlink"/>
                <w:noProof/>
              </w:rPr>
              <w:instrText xml:space="preserve"> </w:instrText>
            </w:r>
            <w:r w:rsidRPr="00CD74F3">
              <w:rPr>
                <w:rStyle w:val="Hyperlink"/>
                <w:noProof/>
              </w:rPr>
            </w:r>
            <w:r w:rsidRPr="00CD74F3">
              <w:rPr>
                <w:rStyle w:val="Hyperlink"/>
                <w:noProof/>
              </w:rPr>
              <w:fldChar w:fldCharType="separate"/>
            </w:r>
            <w:r w:rsidRPr="00CD74F3">
              <w:rPr>
                <w:rStyle w:val="Hyperlink"/>
                <w:rFonts w:ascii="Arial" w:hAnsi="Arial" w:cs="Arial"/>
                <w:noProof/>
              </w:rPr>
              <w:t>Subjec</w:t>
            </w:r>
            <w:r w:rsidRPr="00CD74F3">
              <w:rPr>
                <w:rStyle w:val="Hyperlink"/>
                <w:rFonts w:ascii="Arial" w:hAnsi="Arial" w:cs="Arial"/>
                <w:noProof/>
              </w:rPr>
              <w:t>t</w:t>
            </w:r>
            <w:r w:rsidRPr="00CD74F3">
              <w:rPr>
                <w:rStyle w:val="Hyperlink"/>
                <w:rFonts w:ascii="Arial" w:hAnsi="Arial" w:cs="Arial"/>
                <w:noProof/>
              </w:rPr>
              <w:t>ive Ratings</w:t>
            </w:r>
            <w:r w:rsidRPr="00CD74F3">
              <w:rPr>
                <w:rStyle w:val="Hyperlink"/>
                <w:noProof/>
              </w:rPr>
              <w:fldChar w:fldCharType="end"/>
            </w:r>
          </w:ins>
        </w:p>
        <w:p w14:paraId="4F53D3D9" w14:textId="77777777" w:rsidR="00E21D09" w:rsidRDefault="00E21D09">
          <w:pPr>
            <w:pStyle w:val="TOC2"/>
            <w:tabs>
              <w:tab w:val="right" w:leader="dot" w:pos="9010"/>
            </w:tabs>
            <w:rPr>
              <w:ins w:id="16" w:author="Erin M. Buchanan" w:date="2026-03-13T11:02:00Z" w16du:dateUtc="2026-03-13T16:02:00Z"/>
              <w:noProof/>
            </w:rPr>
          </w:pPr>
          <w:ins w:id="17" w:author="Erin M. Buchanan" w:date="2026-03-13T11:02:00Z" w16du:dateUtc="2026-03-13T16:02:00Z">
            <w:r w:rsidRPr="00CD74F3">
              <w:rPr>
                <w:rStyle w:val="Hyperlink"/>
                <w:noProof/>
              </w:rPr>
              <w:fldChar w:fldCharType="begin"/>
            </w:r>
            <w:r w:rsidRPr="00CD74F3">
              <w:rPr>
                <w:rStyle w:val="Hyperlink"/>
                <w:noProof/>
              </w:rPr>
              <w:instrText xml:space="preserve"> </w:instrText>
            </w:r>
            <w:r>
              <w:rPr>
                <w:noProof/>
              </w:rPr>
              <w:instrText>HYPERLINK \l "_Toc224292196"</w:instrText>
            </w:r>
            <w:r w:rsidRPr="00CD74F3">
              <w:rPr>
                <w:rStyle w:val="Hyperlink"/>
                <w:noProof/>
              </w:rPr>
              <w:instrText xml:space="preserve"> </w:instrText>
            </w:r>
            <w:r w:rsidRPr="00CD74F3">
              <w:rPr>
                <w:rStyle w:val="Hyperlink"/>
                <w:noProof/>
              </w:rPr>
            </w:r>
            <w:r w:rsidRPr="00CD74F3">
              <w:rPr>
                <w:rStyle w:val="Hyperlink"/>
                <w:noProof/>
              </w:rPr>
              <w:fldChar w:fldCharType="separate"/>
            </w:r>
            <w:r w:rsidRPr="00CD74F3">
              <w:rPr>
                <w:rStyle w:val="Hyperlink"/>
                <w:rFonts w:ascii="Arial" w:hAnsi="Arial" w:cs="Arial"/>
                <w:noProof/>
              </w:rPr>
              <w:t>Specific Study Materials:</w:t>
            </w:r>
            <w:r w:rsidRPr="00CD74F3">
              <w:rPr>
                <w:rStyle w:val="Hyperlink"/>
                <w:noProof/>
              </w:rPr>
              <w:fldChar w:fldCharType="end"/>
            </w:r>
          </w:ins>
        </w:p>
        <w:p w14:paraId="5DF3025F" w14:textId="77777777" w:rsidR="00E21D09" w:rsidRDefault="00E21D09">
          <w:pPr>
            <w:pStyle w:val="TOC3"/>
            <w:tabs>
              <w:tab w:val="right" w:leader="dot" w:pos="9010"/>
            </w:tabs>
            <w:rPr>
              <w:ins w:id="18" w:author="Erin M. Buchanan" w:date="2026-03-13T11:02:00Z" w16du:dateUtc="2026-03-13T16:02:00Z"/>
              <w:rFonts w:asciiTheme="minorHAnsi" w:eastAsiaTheme="minorEastAsia" w:hAnsiTheme="minorHAnsi" w:cstheme="minorBidi"/>
              <w:noProof/>
              <w:kern w:val="2"/>
              <w14:ligatures w14:val="standardContextual"/>
            </w:rPr>
          </w:pPr>
          <w:ins w:id="19" w:author="Erin M. Buchanan" w:date="2026-03-13T11:02:00Z" w16du:dateUtc="2026-03-13T16:02:00Z">
            <w:r w:rsidRPr="00CD74F3">
              <w:rPr>
                <w:rStyle w:val="Hyperlink"/>
                <w:noProof/>
              </w:rPr>
              <w:fldChar w:fldCharType="begin"/>
            </w:r>
            <w:r w:rsidRPr="00CD74F3">
              <w:rPr>
                <w:rStyle w:val="Hyperlink"/>
                <w:noProof/>
              </w:rPr>
              <w:instrText xml:space="preserve"> </w:instrText>
            </w:r>
            <w:r>
              <w:rPr>
                <w:noProof/>
              </w:rPr>
              <w:instrText>HYPERLINK \l "_Toc224292197"</w:instrText>
            </w:r>
            <w:r w:rsidRPr="00CD74F3">
              <w:rPr>
                <w:rStyle w:val="Hyperlink"/>
                <w:noProof/>
              </w:rPr>
              <w:instrText xml:space="preserve"> </w:instrText>
            </w:r>
            <w:r w:rsidRPr="00CD74F3">
              <w:rPr>
                <w:rStyle w:val="Hyperlink"/>
                <w:noProof/>
              </w:rPr>
            </w:r>
            <w:r w:rsidRPr="00CD74F3">
              <w:rPr>
                <w:rStyle w:val="Hyperlink"/>
                <w:noProof/>
              </w:rPr>
              <w:fldChar w:fldCharType="separate"/>
            </w:r>
            <w:r w:rsidRPr="00CD74F3">
              <w:rPr>
                <w:rStyle w:val="Hyperlink"/>
                <w:rFonts w:ascii="Arial" w:hAnsi="Arial" w:cs="Arial"/>
                <w:noProof/>
              </w:rPr>
              <w:t>Demographics: Shown on all tasks</w:t>
            </w:r>
            <w:r w:rsidRPr="00CD74F3">
              <w:rPr>
                <w:rStyle w:val="Hyperlink"/>
                <w:noProof/>
              </w:rPr>
              <w:fldChar w:fldCharType="end"/>
            </w:r>
          </w:ins>
        </w:p>
        <w:p w14:paraId="4EAEEED9" w14:textId="77777777" w:rsidR="00E21D09" w:rsidRDefault="00E21D09">
          <w:pPr>
            <w:pStyle w:val="TOC3"/>
            <w:tabs>
              <w:tab w:val="right" w:leader="dot" w:pos="9010"/>
            </w:tabs>
            <w:rPr>
              <w:ins w:id="20" w:author="Erin M. Buchanan" w:date="2026-03-13T11:02:00Z" w16du:dateUtc="2026-03-13T16:02:00Z"/>
              <w:rFonts w:asciiTheme="minorHAnsi" w:eastAsiaTheme="minorEastAsia" w:hAnsiTheme="minorHAnsi" w:cstheme="minorBidi"/>
              <w:noProof/>
              <w:kern w:val="2"/>
              <w14:ligatures w14:val="standardContextual"/>
            </w:rPr>
          </w:pPr>
          <w:ins w:id="21" w:author="Erin M. Buchanan" w:date="2026-03-13T11:02:00Z" w16du:dateUtc="2026-03-13T16:02:00Z">
            <w:r w:rsidRPr="00CD74F3">
              <w:rPr>
                <w:rStyle w:val="Hyperlink"/>
                <w:noProof/>
              </w:rPr>
              <w:fldChar w:fldCharType="begin"/>
            </w:r>
            <w:r w:rsidRPr="00CD74F3">
              <w:rPr>
                <w:rStyle w:val="Hyperlink"/>
                <w:noProof/>
              </w:rPr>
              <w:instrText xml:space="preserve"> </w:instrText>
            </w:r>
            <w:r>
              <w:rPr>
                <w:noProof/>
              </w:rPr>
              <w:instrText>HYPERLINK \l "_Toc224292198"</w:instrText>
            </w:r>
            <w:r w:rsidRPr="00CD74F3">
              <w:rPr>
                <w:rStyle w:val="Hyperlink"/>
                <w:noProof/>
              </w:rPr>
              <w:instrText xml:space="preserve"> </w:instrText>
            </w:r>
            <w:r w:rsidRPr="00CD74F3">
              <w:rPr>
                <w:rStyle w:val="Hyperlink"/>
                <w:noProof/>
              </w:rPr>
            </w:r>
            <w:r w:rsidRPr="00CD74F3">
              <w:rPr>
                <w:rStyle w:val="Hyperlink"/>
                <w:noProof/>
              </w:rPr>
              <w:fldChar w:fldCharType="separate"/>
            </w:r>
            <w:r w:rsidRPr="00CD74F3">
              <w:rPr>
                <w:rStyle w:val="Hyperlink"/>
                <w:rFonts w:ascii="Arial" w:hAnsi="Arial" w:cs="Arial"/>
                <w:noProof/>
              </w:rPr>
              <w:t>Semantic priming task:</w:t>
            </w:r>
            <w:r w:rsidRPr="00CD74F3">
              <w:rPr>
                <w:rStyle w:val="Hyperlink"/>
                <w:noProof/>
              </w:rPr>
              <w:fldChar w:fldCharType="end"/>
            </w:r>
          </w:ins>
        </w:p>
        <w:p w14:paraId="280DC9BC" w14:textId="77777777" w:rsidR="00E21D09" w:rsidRDefault="00E21D09">
          <w:pPr>
            <w:pStyle w:val="TOC3"/>
            <w:tabs>
              <w:tab w:val="right" w:leader="dot" w:pos="9010"/>
            </w:tabs>
            <w:rPr>
              <w:ins w:id="22" w:author="Erin M. Buchanan" w:date="2026-03-13T11:02:00Z" w16du:dateUtc="2026-03-13T16:02:00Z"/>
              <w:rFonts w:asciiTheme="minorHAnsi" w:eastAsiaTheme="minorEastAsia" w:hAnsiTheme="minorHAnsi" w:cstheme="minorBidi"/>
              <w:noProof/>
              <w:kern w:val="2"/>
              <w14:ligatures w14:val="standardContextual"/>
            </w:rPr>
          </w:pPr>
          <w:ins w:id="23" w:author="Erin M. Buchanan" w:date="2026-03-13T11:02:00Z" w16du:dateUtc="2026-03-13T16:02:00Z">
            <w:r w:rsidRPr="00CD74F3">
              <w:rPr>
                <w:rStyle w:val="Hyperlink"/>
                <w:noProof/>
              </w:rPr>
              <w:fldChar w:fldCharType="begin"/>
            </w:r>
            <w:r w:rsidRPr="00CD74F3">
              <w:rPr>
                <w:rStyle w:val="Hyperlink"/>
                <w:noProof/>
              </w:rPr>
              <w:instrText xml:space="preserve"> </w:instrText>
            </w:r>
            <w:r>
              <w:rPr>
                <w:noProof/>
              </w:rPr>
              <w:instrText>HYPERLINK \l "_Toc224292199"</w:instrText>
            </w:r>
            <w:r w:rsidRPr="00CD74F3">
              <w:rPr>
                <w:rStyle w:val="Hyperlink"/>
                <w:noProof/>
              </w:rPr>
              <w:instrText xml:space="preserve"> </w:instrText>
            </w:r>
            <w:r w:rsidRPr="00CD74F3">
              <w:rPr>
                <w:rStyle w:val="Hyperlink"/>
                <w:noProof/>
              </w:rPr>
            </w:r>
            <w:r w:rsidRPr="00CD74F3">
              <w:rPr>
                <w:rStyle w:val="Hyperlink"/>
                <w:noProof/>
              </w:rPr>
              <w:fldChar w:fldCharType="separate"/>
            </w:r>
            <w:r w:rsidRPr="00CD74F3">
              <w:rPr>
                <w:rStyle w:val="Hyperlink"/>
                <w:rFonts w:ascii="Arial" w:hAnsi="Arial" w:cs="Arial"/>
                <w:noProof/>
              </w:rPr>
              <w:t>Age of acquisition task: (Kuperman et al., 2012)</w:t>
            </w:r>
            <w:r w:rsidRPr="00CD74F3">
              <w:rPr>
                <w:rStyle w:val="Hyperlink"/>
                <w:noProof/>
              </w:rPr>
              <w:fldChar w:fldCharType="end"/>
            </w:r>
          </w:ins>
        </w:p>
        <w:p w14:paraId="3400EF0A" w14:textId="77777777" w:rsidR="00E21D09" w:rsidRDefault="00E21D09">
          <w:pPr>
            <w:pStyle w:val="TOC3"/>
            <w:tabs>
              <w:tab w:val="right" w:leader="dot" w:pos="9010"/>
            </w:tabs>
            <w:rPr>
              <w:ins w:id="24" w:author="Erin M. Buchanan" w:date="2026-03-13T11:02:00Z" w16du:dateUtc="2026-03-13T16:02:00Z"/>
              <w:rFonts w:asciiTheme="minorHAnsi" w:eastAsiaTheme="minorEastAsia" w:hAnsiTheme="minorHAnsi" w:cstheme="minorBidi"/>
              <w:noProof/>
              <w:kern w:val="2"/>
              <w14:ligatures w14:val="standardContextual"/>
            </w:rPr>
          </w:pPr>
          <w:ins w:id="25" w:author="Erin M. Buchanan" w:date="2026-03-13T11:02:00Z" w16du:dateUtc="2026-03-13T16:02:00Z">
            <w:r w:rsidRPr="00CD74F3">
              <w:rPr>
                <w:rStyle w:val="Hyperlink"/>
                <w:noProof/>
              </w:rPr>
              <w:fldChar w:fldCharType="begin"/>
            </w:r>
            <w:r w:rsidRPr="00CD74F3">
              <w:rPr>
                <w:rStyle w:val="Hyperlink"/>
                <w:noProof/>
              </w:rPr>
              <w:instrText xml:space="preserve"> </w:instrText>
            </w:r>
            <w:r>
              <w:rPr>
                <w:noProof/>
              </w:rPr>
              <w:instrText>HYPERLINK \l "_Toc224292200"</w:instrText>
            </w:r>
            <w:r w:rsidRPr="00CD74F3">
              <w:rPr>
                <w:rStyle w:val="Hyperlink"/>
                <w:noProof/>
              </w:rPr>
              <w:instrText xml:space="preserve"> </w:instrText>
            </w:r>
            <w:r w:rsidRPr="00CD74F3">
              <w:rPr>
                <w:rStyle w:val="Hyperlink"/>
                <w:noProof/>
              </w:rPr>
            </w:r>
            <w:r w:rsidRPr="00CD74F3">
              <w:rPr>
                <w:rStyle w:val="Hyperlink"/>
                <w:noProof/>
              </w:rPr>
              <w:fldChar w:fldCharType="separate"/>
            </w:r>
            <w:r w:rsidRPr="00CD74F3">
              <w:rPr>
                <w:rStyle w:val="Hyperlink"/>
                <w:rFonts w:ascii="Arial" w:hAnsi="Arial" w:cs="Arial"/>
                <w:noProof/>
              </w:rPr>
              <w:t>Concreteness task: (Brysbaert et al., 2014)</w:t>
            </w:r>
            <w:r w:rsidRPr="00CD74F3">
              <w:rPr>
                <w:rStyle w:val="Hyperlink"/>
                <w:noProof/>
              </w:rPr>
              <w:fldChar w:fldCharType="end"/>
            </w:r>
          </w:ins>
        </w:p>
        <w:p w14:paraId="22DF1FE3" w14:textId="77777777" w:rsidR="00E21D09" w:rsidRDefault="00E21D09">
          <w:pPr>
            <w:pStyle w:val="TOC3"/>
            <w:tabs>
              <w:tab w:val="right" w:leader="dot" w:pos="9010"/>
            </w:tabs>
            <w:rPr>
              <w:ins w:id="26" w:author="Erin M. Buchanan" w:date="2026-03-13T11:02:00Z" w16du:dateUtc="2026-03-13T16:02:00Z"/>
              <w:rFonts w:asciiTheme="minorHAnsi" w:eastAsiaTheme="minorEastAsia" w:hAnsiTheme="minorHAnsi" w:cstheme="minorBidi"/>
              <w:noProof/>
              <w:kern w:val="2"/>
              <w14:ligatures w14:val="standardContextual"/>
            </w:rPr>
          </w:pPr>
          <w:ins w:id="27" w:author="Erin M. Buchanan" w:date="2026-03-13T11:02:00Z" w16du:dateUtc="2026-03-13T16:02:00Z">
            <w:r w:rsidRPr="00CD74F3">
              <w:rPr>
                <w:rStyle w:val="Hyperlink"/>
                <w:noProof/>
              </w:rPr>
              <w:fldChar w:fldCharType="begin"/>
            </w:r>
            <w:r w:rsidRPr="00CD74F3">
              <w:rPr>
                <w:rStyle w:val="Hyperlink"/>
                <w:noProof/>
              </w:rPr>
              <w:instrText xml:space="preserve"> </w:instrText>
            </w:r>
            <w:r>
              <w:rPr>
                <w:noProof/>
              </w:rPr>
              <w:instrText>HYPERLINK \l "_Toc224292201"</w:instrText>
            </w:r>
            <w:r w:rsidRPr="00CD74F3">
              <w:rPr>
                <w:rStyle w:val="Hyperlink"/>
                <w:noProof/>
              </w:rPr>
              <w:instrText xml:space="preserve"> </w:instrText>
            </w:r>
            <w:r w:rsidRPr="00CD74F3">
              <w:rPr>
                <w:rStyle w:val="Hyperlink"/>
                <w:noProof/>
              </w:rPr>
            </w:r>
            <w:r w:rsidRPr="00CD74F3">
              <w:rPr>
                <w:rStyle w:val="Hyperlink"/>
                <w:noProof/>
              </w:rPr>
              <w:fldChar w:fldCharType="separate"/>
            </w:r>
            <w:r w:rsidRPr="00CD74F3">
              <w:rPr>
                <w:rStyle w:val="Hyperlink"/>
                <w:rFonts w:ascii="Arial" w:hAnsi="Arial" w:cs="Arial"/>
                <w:noProof/>
              </w:rPr>
              <w:t>Valence: (Bradley &amp; Lang, 1999)</w:t>
            </w:r>
            <w:r w:rsidRPr="00CD74F3">
              <w:rPr>
                <w:rStyle w:val="Hyperlink"/>
                <w:noProof/>
              </w:rPr>
              <w:fldChar w:fldCharType="end"/>
            </w:r>
          </w:ins>
        </w:p>
        <w:p w14:paraId="64D7055B" w14:textId="77777777" w:rsidR="00E21D09" w:rsidRDefault="00E21D09">
          <w:pPr>
            <w:pStyle w:val="TOC3"/>
            <w:tabs>
              <w:tab w:val="right" w:leader="dot" w:pos="9010"/>
            </w:tabs>
            <w:rPr>
              <w:ins w:id="28" w:author="Erin M. Buchanan" w:date="2026-03-13T11:02:00Z" w16du:dateUtc="2026-03-13T16:02:00Z"/>
              <w:rFonts w:asciiTheme="minorHAnsi" w:eastAsiaTheme="minorEastAsia" w:hAnsiTheme="minorHAnsi" w:cstheme="minorBidi"/>
              <w:noProof/>
              <w:kern w:val="2"/>
              <w14:ligatures w14:val="standardContextual"/>
            </w:rPr>
          </w:pPr>
          <w:ins w:id="29" w:author="Erin M. Buchanan" w:date="2026-03-13T11:02:00Z" w16du:dateUtc="2026-03-13T16:02:00Z">
            <w:r w:rsidRPr="00CD74F3">
              <w:rPr>
                <w:rStyle w:val="Hyperlink"/>
                <w:noProof/>
              </w:rPr>
              <w:fldChar w:fldCharType="begin"/>
            </w:r>
            <w:r w:rsidRPr="00CD74F3">
              <w:rPr>
                <w:rStyle w:val="Hyperlink"/>
                <w:noProof/>
              </w:rPr>
              <w:instrText xml:space="preserve"> </w:instrText>
            </w:r>
            <w:r>
              <w:rPr>
                <w:noProof/>
              </w:rPr>
              <w:instrText>HYPERLINK \l "_Toc224292202"</w:instrText>
            </w:r>
            <w:r w:rsidRPr="00CD74F3">
              <w:rPr>
                <w:rStyle w:val="Hyperlink"/>
                <w:noProof/>
              </w:rPr>
              <w:instrText xml:space="preserve"> </w:instrText>
            </w:r>
            <w:r w:rsidRPr="00CD74F3">
              <w:rPr>
                <w:rStyle w:val="Hyperlink"/>
                <w:noProof/>
              </w:rPr>
            </w:r>
            <w:r w:rsidRPr="00CD74F3">
              <w:rPr>
                <w:rStyle w:val="Hyperlink"/>
                <w:noProof/>
              </w:rPr>
              <w:fldChar w:fldCharType="separate"/>
            </w:r>
            <w:r w:rsidRPr="00CD74F3">
              <w:rPr>
                <w:rStyle w:val="Hyperlink"/>
                <w:rFonts w:ascii="Arial" w:hAnsi="Arial" w:cs="Arial"/>
                <w:noProof/>
              </w:rPr>
              <w:t>Arousal: (Bradley &amp; Lang, 1999)</w:t>
            </w:r>
            <w:r w:rsidRPr="00CD74F3">
              <w:rPr>
                <w:rStyle w:val="Hyperlink"/>
                <w:noProof/>
              </w:rPr>
              <w:fldChar w:fldCharType="end"/>
            </w:r>
          </w:ins>
        </w:p>
        <w:p w14:paraId="27F54F40" w14:textId="77777777" w:rsidR="00E21D09" w:rsidRDefault="00E21D09">
          <w:pPr>
            <w:pStyle w:val="TOC3"/>
            <w:tabs>
              <w:tab w:val="right" w:leader="dot" w:pos="9010"/>
            </w:tabs>
            <w:rPr>
              <w:ins w:id="30" w:author="Erin M. Buchanan" w:date="2026-03-13T11:02:00Z" w16du:dateUtc="2026-03-13T16:02:00Z"/>
              <w:rFonts w:asciiTheme="minorHAnsi" w:eastAsiaTheme="minorEastAsia" w:hAnsiTheme="minorHAnsi" w:cstheme="minorBidi"/>
              <w:noProof/>
              <w:kern w:val="2"/>
              <w14:ligatures w14:val="standardContextual"/>
            </w:rPr>
          </w:pPr>
          <w:ins w:id="31" w:author="Erin M. Buchanan" w:date="2026-03-13T11:02:00Z" w16du:dateUtc="2026-03-13T16:02:00Z">
            <w:r w:rsidRPr="00CD74F3">
              <w:rPr>
                <w:rStyle w:val="Hyperlink"/>
                <w:noProof/>
              </w:rPr>
              <w:fldChar w:fldCharType="begin"/>
            </w:r>
            <w:r w:rsidRPr="00CD74F3">
              <w:rPr>
                <w:rStyle w:val="Hyperlink"/>
                <w:noProof/>
              </w:rPr>
              <w:instrText xml:space="preserve"> </w:instrText>
            </w:r>
            <w:r>
              <w:rPr>
                <w:noProof/>
              </w:rPr>
              <w:instrText>HYPERLINK \l "_Toc224292203"</w:instrText>
            </w:r>
            <w:r w:rsidRPr="00CD74F3">
              <w:rPr>
                <w:rStyle w:val="Hyperlink"/>
                <w:noProof/>
              </w:rPr>
              <w:instrText xml:space="preserve"> </w:instrText>
            </w:r>
            <w:r w:rsidRPr="00CD74F3">
              <w:rPr>
                <w:rStyle w:val="Hyperlink"/>
                <w:noProof/>
              </w:rPr>
            </w:r>
            <w:r w:rsidRPr="00CD74F3">
              <w:rPr>
                <w:rStyle w:val="Hyperlink"/>
                <w:noProof/>
              </w:rPr>
              <w:fldChar w:fldCharType="separate"/>
            </w:r>
            <w:r w:rsidRPr="00CD74F3">
              <w:rPr>
                <w:rStyle w:val="Hyperlink"/>
                <w:rFonts w:ascii="Arial" w:hAnsi="Arial" w:cs="Arial"/>
                <w:noProof/>
              </w:rPr>
              <w:t>Familiarity task: (Gilhooly &amp; Logie, 1980)</w:t>
            </w:r>
            <w:r w:rsidRPr="00CD74F3">
              <w:rPr>
                <w:rStyle w:val="Hyperlink"/>
                <w:noProof/>
              </w:rPr>
              <w:fldChar w:fldCharType="end"/>
            </w:r>
          </w:ins>
        </w:p>
        <w:p w14:paraId="08EDFFE7" w14:textId="77777777" w:rsidR="00E21D09" w:rsidRDefault="00E21D09">
          <w:pPr>
            <w:pStyle w:val="TOC3"/>
            <w:tabs>
              <w:tab w:val="right" w:leader="dot" w:pos="9010"/>
            </w:tabs>
            <w:rPr>
              <w:ins w:id="32" w:author="Erin M. Buchanan" w:date="2026-03-13T11:02:00Z" w16du:dateUtc="2026-03-13T16:02:00Z"/>
              <w:rFonts w:asciiTheme="minorHAnsi" w:eastAsiaTheme="minorEastAsia" w:hAnsiTheme="minorHAnsi" w:cstheme="minorBidi"/>
              <w:noProof/>
              <w:kern w:val="2"/>
              <w14:ligatures w14:val="standardContextual"/>
            </w:rPr>
          </w:pPr>
          <w:ins w:id="33" w:author="Erin M. Buchanan" w:date="2026-03-13T11:02:00Z" w16du:dateUtc="2026-03-13T16:02:00Z">
            <w:r w:rsidRPr="00CD74F3">
              <w:rPr>
                <w:rStyle w:val="Hyperlink"/>
                <w:noProof/>
              </w:rPr>
              <w:fldChar w:fldCharType="begin"/>
            </w:r>
            <w:r w:rsidRPr="00CD74F3">
              <w:rPr>
                <w:rStyle w:val="Hyperlink"/>
                <w:noProof/>
              </w:rPr>
              <w:instrText xml:space="preserve"> </w:instrText>
            </w:r>
            <w:r>
              <w:rPr>
                <w:noProof/>
              </w:rPr>
              <w:instrText>HYPERLINK \l "_Toc224292204"</w:instrText>
            </w:r>
            <w:r w:rsidRPr="00CD74F3">
              <w:rPr>
                <w:rStyle w:val="Hyperlink"/>
                <w:noProof/>
              </w:rPr>
              <w:instrText xml:space="preserve"> </w:instrText>
            </w:r>
            <w:r w:rsidRPr="00CD74F3">
              <w:rPr>
                <w:rStyle w:val="Hyperlink"/>
                <w:noProof/>
              </w:rPr>
            </w:r>
            <w:r w:rsidRPr="00CD74F3">
              <w:rPr>
                <w:rStyle w:val="Hyperlink"/>
                <w:noProof/>
              </w:rPr>
              <w:fldChar w:fldCharType="separate"/>
            </w:r>
            <w:r w:rsidRPr="00CD74F3">
              <w:rPr>
                <w:rStyle w:val="Hyperlink"/>
                <w:rFonts w:ascii="Arial" w:hAnsi="Arial" w:cs="Arial"/>
                <w:noProof/>
              </w:rPr>
              <w:t>Imageability task: (Cortese &amp; Fugett, 2004)</w:t>
            </w:r>
            <w:r w:rsidRPr="00CD74F3">
              <w:rPr>
                <w:rStyle w:val="Hyperlink"/>
                <w:noProof/>
              </w:rPr>
              <w:fldChar w:fldCharType="end"/>
            </w:r>
          </w:ins>
        </w:p>
        <w:p w14:paraId="2D7EF67E" w14:textId="77777777" w:rsidR="00E21D09" w:rsidRDefault="00E21D09">
          <w:pPr>
            <w:pStyle w:val="TOC3"/>
            <w:tabs>
              <w:tab w:val="right" w:leader="dot" w:pos="9010"/>
            </w:tabs>
            <w:rPr>
              <w:ins w:id="34" w:author="Erin M. Buchanan" w:date="2026-03-13T11:02:00Z" w16du:dateUtc="2026-03-13T16:02:00Z"/>
              <w:rFonts w:asciiTheme="minorHAnsi" w:eastAsiaTheme="minorEastAsia" w:hAnsiTheme="minorHAnsi" w:cstheme="minorBidi"/>
              <w:noProof/>
              <w:kern w:val="2"/>
              <w14:ligatures w14:val="standardContextual"/>
            </w:rPr>
          </w:pPr>
          <w:ins w:id="35" w:author="Erin M. Buchanan" w:date="2026-03-13T11:02:00Z" w16du:dateUtc="2026-03-13T16:02:00Z">
            <w:r w:rsidRPr="00CD74F3">
              <w:rPr>
                <w:rStyle w:val="Hyperlink"/>
                <w:noProof/>
              </w:rPr>
              <w:fldChar w:fldCharType="begin"/>
            </w:r>
            <w:r w:rsidRPr="00CD74F3">
              <w:rPr>
                <w:rStyle w:val="Hyperlink"/>
                <w:noProof/>
              </w:rPr>
              <w:instrText xml:space="preserve"> </w:instrText>
            </w:r>
            <w:r>
              <w:rPr>
                <w:noProof/>
              </w:rPr>
              <w:instrText>HYPERLINK \l "_Toc224292205"</w:instrText>
            </w:r>
            <w:r w:rsidRPr="00CD74F3">
              <w:rPr>
                <w:rStyle w:val="Hyperlink"/>
                <w:noProof/>
              </w:rPr>
              <w:instrText xml:space="preserve"> </w:instrText>
            </w:r>
            <w:r w:rsidRPr="00CD74F3">
              <w:rPr>
                <w:rStyle w:val="Hyperlink"/>
                <w:noProof/>
              </w:rPr>
            </w:r>
            <w:r w:rsidRPr="00CD74F3">
              <w:rPr>
                <w:rStyle w:val="Hyperlink"/>
                <w:noProof/>
              </w:rPr>
              <w:fldChar w:fldCharType="separate"/>
            </w:r>
            <w:r w:rsidRPr="00CD74F3">
              <w:rPr>
                <w:rStyle w:val="Hyperlink"/>
                <w:rFonts w:ascii="Arial" w:eastAsia="Arial" w:hAnsi="Arial" w:cs="Arial"/>
                <w:noProof/>
              </w:rPr>
              <w:t>Consent Form:</w:t>
            </w:r>
            <w:r w:rsidRPr="00CD74F3">
              <w:rPr>
                <w:rStyle w:val="Hyperlink"/>
                <w:noProof/>
              </w:rPr>
              <w:fldChar w:fldCharType="end"/>
            </w:r>
          </w:ins>
        </w:p>
        <w:p w14:paraId="45CCA6F4" w14:textId="7AC314BD" w:rsidR="00924FCF" w:rsidRPr="00393AFF" w:rsidDel="00E21D09" w:rsidRDefault="00924FCF">
          <w:pPr>
            <w:pStyle w:val="TOC3"/>
            <w:tabs>
              <w:tab w:val="right" w:leader="dot" w:pos="9010"/>
            </w:tabs>
            <w:rPr>
              <w:del w:id="36" w:author="Erin M. Buchanan" w:date="2026-03-13T11:02:00Z" w16du:dateUtc="2026-03-13T16:02:00Z"/>
              <w:rFonts w:ascii="Arial" w:hAnsi="Arial" w:cs="Arial"/>
              <w:noProof/>
              <w:rPrChange w:id="37" w:author="Erin M. Buchanan" w:date="2026-03-13T10:05:00Z" w16du:dateUtc="2026-03-13T15:05:00Z">
                <w:rPr>
                  <w:del w:id="38" w:author="Erin M. Buchanan" w:date="2026-03-13T11:02:00Z" w16du:dateUtc="2026-03-13T16:02:00Z"/>
                  <w:noProof/>
                </w:rPr>
              </w:rPrChange>
            </w:rPr>
          </w:pPr>
          <w:del w:id="39" w:author="Erin M. Buchanan" w:date="2026-03-13T11:02:00Z" w16du:dateUtc="2026-03-13T16:02:00Z">
            <w:r w:rsidRPr="00E21D09" w:rsidDel="00E21D09">
              <w:rPr>
                <w:rFonts w:ascii="Arial" w:eastAsia="Arial" w:hAnsi="Arial" w:cs="Arial"/>
                <w:noProof/>
                <w:rPrChange w:id="40" w:author="Erin M. Buchanan" w:date="2026-03-13T11:02:00Z" w16du:dateUtc="2026-03-13T16:02:00Z">
                  <w:rPr>
                    <w:rStyle w:val="Hyperlink"/>
                    <w:rFonts w:ascii="Arial" w:eastAsia="Arial" w:hAnsi="Arial" w:cs="Arial"/>
                    <w:noProof/>
                  </w:rPr>
                </w:rPrChange>
              </w:rPr>
              <w:delText>Original Approval:</w:delText>
            </w:r>
          </w:del>
        </w:p>
        <w:p w14:paraId="572DC12C" w14:textId="52E2FB6B" w:rsidR="00924FCF" w:rsidRPr="00393AFF" w:rsidDel="00E21D09" w:rsidRDefault="00924FCF">
          <w:pPr>
            <w:pStyle w:val="TOC3"/>
            <w:tabs>
              <w:tab w:val="right" w:leader="dot" w:pos="9010"/>
            </w:tabs>
            <w:rPr>
              <w:del w:id="41" w:author="Erin M. Buchanan" w:date="2026-03-13T11:02:00Z" w16du:dateUtc="2026-03-13T16:02:00Z"/>
              <w:rFonts w:ascii="Arial" w:hAnsi="Arial" w:cs="Arial"/>
              <w:noProof/>
              <w:rPrChange w:id="42" w:author="Erin M. Buchanan" w:date="2026-03-13T10:05:00Z" w16du:dateUtc="2026-03-13T15:05:00Z">
                <w:rPr>
                  <w:del w:id="43" w:author="Erin M. Buchanan" w:date="2026-03-13T11:02:00Z" w16du:dateUtc="2026-03-13T16:02:00Z"/>
                  <w:noProof/>
                </w:rPr>
              </w:rPrChange>
            </w:rPr>
          </w:pPr>
          <w:del w:id="44" w:author="Erin M. Buchanan" w:date="2026-03-13T11:02:00Z" w16du:dateUtc="2026-03-13T16:02:00Z">
            <w:r w:rsidRPr="00E21D09" w:rsidDel="00E21D09">
              <w:rPr>
                <w:rFonts w:ascii="Arial" w:eastAsia="Arial" w:hAnsi="Arial" w:cs="Arial"/>
                <w:noProof/>
                <w:rPrChange w:id="45" w:author="Erin M. Buchanan" w:date="2026-03-13T11:02:00Z" w16du:dateUtc="2026-03-13T16:02:00Z">
                  <w:rPr>
                    <w:rStyle w:val="Hyperlink"/>
                    <w:rFonts w:ascii="Arial" w:eastAsia="Arial" w:hAnsi="Arial" w:cs="Arial"/>
                    <w:noProof/>
                  </w:rPr>
                </w:rPrChange>
              </w:rPr>
              <w:delText>Participant Information:</w:delText>
            </w:r>
          </w:del>
        </w:p>
        <w:p w14:paraId="1158895B" w14:textId="1410A48A" w:rsidR="00924FCF" w:rsidRPr="00393AFF" w:rsidDel="00E21D09" w:rsidRDefault="00924FCF">
          <w:pPr>
            <w:pStyle w:val="TOC3"/>
            <w:tabs>
              <w:tab w:val="right" w:leader="dot" w:pos="9010"/>
            </w:tabs>
            <w:rPr>
              <w:del w:id="46" w:author="Erin M. Buchanan" w:date="2026-03-13T11:02:00Z" w16du:dateUtc="2026-03-13T16:02:00Z"/>
              <w:rFonts w:ascii="Arial" w:hAnsi="Arial" w:cs="Arial"/>
              <w:noProof/>
              <w:rPrChange w:id="47" w:author="Erin M. Buchanan" w:date="2026-03-13T10:05:00Z" w16du:dateUtc="2026-03-13T15:05:00Z">
                <w:rPr>
                  <w:del w:id="48" w:author="Erin M. Buchanan" w:date="2026-03-13T11:02:00Z" w16du:dateUtc="2026-03-13T16:02:00Z"/>
                  <w:noProof/>
                </w:rPr>
              </w:rPrChange>
            </w:rPr>
          </w:pPr>
          <w:del w:id="49" w:author="Erin M. Buchanan" w:date="2026-03-13T11:02:00Z" w16du:dateUtc="2026-03-13T16:02:00Z">
            <w:r w:rsidRPr="00E21D09" w:rsidDel="00E21D09">
              <w:rPr>
                <w:rFonts w:ascii="Arial" w:eastAsia="Arial" w:hAnsi="Arial" w:cs="Arial"/>
                <w:noProof/>
                <w:rPrChange w:id="50" w:author="Erin M. Buchanan" w:date="2026-03-13T11:02:00Z" w16du:dateUtc="2026-03-13T16:02:00Z">
                  <w:rPr>
                    <w:rStyle w:val="Hyperlink"/>
                    <w:rFonts w:ascii="Arial" w:eastAsia="Arial" w:hAnsi="Arial" w:cs="Arial"/>
                    <w:noProof/>
                  </w:rPr>
                </w:rPrChange>
              </w:rPr>
              <w:delText>Review Type:</w:delText>
            </w:r>
          </w:del>
        </w:p>
        <w:p w14:paraId="0C9A2FC5" w14:textId="7A98DBE8" w:rsidR="00924FCF" w:rsidRPr="00393AFF" w:rsidDel="00E21D09" w:rsidRDefault="00924FCF">
          <w:pPr>
            <w:pStyle w:val="TOC3"/>
            <w:tabs>
              <w:tab w:val="right" w:leader="dot" w:pos="9010"/>
            </w:tabs>
            <w:rPr>
              <w:del w:id="51" w:author="Erin M. Buchanan" w:date="2026-03-13T11:02:00Z" w16du:dateUtc="2026-03-13T16:02:00Z"/>
              <w:rFonts w:ascii="Arial" w:hAnsi="Arial" w:cs="Arial"/>
              <w:noProof/>
              <w:rPrChange w:id="52" w:author="Erin M. Buchanan" w:date="2026-03-13T10:05:00Z" w16du:dateUtc="2026-03-13T15:05:00Z">
                <w:rPr>
                  <w:del w:id="53" w:author="Erin M. Buchanan" w:date="2026-03-13T11:02:00Z" w16du:dateUtc="2026-03-13T16:02:00Z"/>
                  <w:noProof/>
                </w:rPr>
              </w:rPrChange>
            </w:rPr>
          </w:pPr>
          <w:del w:id="54" w:author="Erin M. Buchanan" w:date="2026-03-13T11:02:00Z" w16du:dateUtc="2026-03-13T16:02:00Z">
            <w:r w:rsidRPr="00E21D09" w:rsidDel="00E21D09">
              <w:rPr>
                <w:rFonts w:ascii="Arial" w:eastAsia="Arial" w:hAnsi="Arial" w:cs="Arial"/>
                <w:noProof/>
                <w:rPrChange w:id="55" w:author="Erin M. Buchanan" w:date="2026-03-13T11:02:00Z" w16du:dateUtc="2026-03-13T16:02:00Z">
                  <w:rPr>
                    <w:rStyle w:val="Hyperlink"/>
                    <w:rFonts w:ascii="Arial" w:eastAsia="Arial" w:hAnsi="Arial" w:cs="Arial"/>
                    <w:noProof/>
                  </w:rPr>
                </w:rPrChange>
              </w:rPr>
              <w:delText>Project Description:</w:delText>
            </w:r>
          </w:del>
        </w:p>
        <w:p w14:paraId="12274587" w14:textId="677289A2" w:rsidR="00924FCF" w:rsidRPr="00393AFF" w:rsidDel="00E21D09" w:rsidRDefault="00924FCF">
          <w:pPr>
            <w:pStyle w:val="TOC3"/>
            <w:tabs>
              <w:tab w:val="right" w:leader="dot" w:pos="9010"/>
            </w:tabs>
            <w:rPr>
              <w:del w:id="56" w:author="Erin M. Buchanan" w:date="2026-03-13T11:02:00Z" w16du:dateUtc="2026-03-13T16:02:00Z"/>
              <w:rFonts w:ascii="Arial" w:hAnsi="Arial" w:cs="Arial"/>
              <w:noProof/>
              <w:rPrChange w:id="57" w:author="Erin M. Buchanan" w:date="2026-03-13T10:05:00Z" w16du:dateUtc="2026-03-13T15:05:00Z">
                <w:rPr>
                  <w:del w:id="58" w:author="Erin M. Buchanan" w:date="2026-03-13T11:02:00Z" w16du:dateUtc="2026-03-13T16:02:00Z"/>
                  <w:noProof/>
                </w:rPr>
              </w:rPrChange>
            </w:rPr>
          </w:pPr>
          <w:del w:id="59" w:author="Erin M. Buchanan" w:date="2026-03-13T11:02:00Z" w16du:dateUtc="2026-03-13T16:02:00Z">
            <w:r w:rsidRPr="00E21D09" w:rsidDel="00E21D09">
              <w:rPr>
                <w:rFonts w:ascii="Arial" w:eastAsia="Arial" w:hAnsi="Arial" w:cs="Arial"/>
                <w:noProof/>
                <w:rPrChange w:id="60" w:author="Erin M. Buchanan" w:date="2026-03-13T11:02:00Z" w16du:dateUtc="2026-03-13T16:02:00Z">
                  <w:rPr>
                    <w:rStyle w:val="Hyperlink"/>
                    <w:rFonts w:ascii="Arial" w:eastAsia="Arial" w:hAnsi="Arial" w:cs="Arial"/>
                    <w:noProof/>
                  </w:rPr>
                </w:rPrChange>
              </w:rPr>
              <w:delText>Project Methodology:</w:delText>
            </w:r>
          </w:del>
        </w:p>
        <w:p w14:paraId="07A2FEEC" w14:textId="55F0C5EE" w:rsidR="00924FCF" w:rsidRPr="00393AFF" w:rsidDel="00E21D09" w:rsidRDefault="00924FCF">
          <w:pPr>
            <w:pStyle w:val="TOC3"/>
            <w:tabs>
              <w:tab w:val="right" w:leader="dot" w:pos="9010"/>
            </w:tabs>
            <w:rPr>
              <w:del w:id="61" w:author="Erin M. Buchanan" w:date="2026-03-13T11:02:00Z" w16du:dateUtc="2026-03-13T16:02:00Z"/>
              <w:rFonts w:ascii="Arial" w:hAnsi="Arial" w:cs="Arial"/>
              <w:noProof/>
              <w:rPrChange w:id="62" w:author="Erin M. Buchanan" w:date="2026-03-13T10:05:00Z" w16du:dateUtc="2026-03-13T15:05:00Z">
                <w:rPr>
                  <w:del w:id="63" w:author="Erin M. Buchanan" w:date="2026-03-13T11:02:00Z" w16du:dateUtc="2026-03-13T16:02:00Z"/>
                  <w:noProof/>
                </w:rPr>
              </w:rPrChange>
            </w:rPr>
          </w:pPr>
          <w:del w:id="64" w:author="Erin M. Buchanan" w:date="2026-03-13T11:02:00Z" w16du:dateUtc="2026-03-13T16:02:00Z">
            <w:r w:rsidRPr="00E21D09" w:rsidDel="00E21D09">
              <w:rPr>
                <w:rFonts w:ascii="Arial" w:eastAsia="Arial" w:hAnsi="Arial" w:cs="Arial"/>
                <w:noProof/>
                <w:rPrChange w:id="65" w:author="Erin M. Buchanan" w:date="2026-03-13T11:02:00Z" w16du:dateUtc="2026-03-13T16:02:00Z">
                  <w:rPr>
                    <w:rStyle w:val="Hyperlink"/>
                    <w:rFonts w:ascii="Arial" w:eastAsia="Arial" w:hAnsi="Arial" w:cs="Arial"/>
                    <w:noProof/>
                  </w:rPr>
                </w:rPrChange>
              </w:rPr>
              <w:delText>Consent Form:</w:delText>
            </w:r>
          </w:del>
        </w:p>
        <w:p w14:paraId="131A6407" w14:textId="04CCC11A" w:rsidR="00924FCF" w:rsidRPr="00393AFF" w:rsidDel="00E21D09" w:rsidRDefault="00924FCF">
          <w:pPr>
            <w:pStyle w:val="TOC3"/>
            <w:tabs>
              <w:tab w:val="right" w:leader="dot" w:pos="9010"/>
            </w:tabs>
            <w:rPr>
              <w:del w:id="66" w:author="Erin M. Buchanan" w:date="2026-03-13T11:02:00Z" w16du:dateUtc="2026-03-13T16:02:00Z"/>
              <w:rFonts w:ascii="Arial" w:hAnsi="Arial" w:cs="Arial"/>
              <w:noProof/>
              <w:rPrChange w:id="67" w:author="Erin M. Buchanan" w:date="2026-03-13T10:05:00Z" w16du:dateUtc="2026-03-13T15:05:00Z">
                <w:rPr>
                  <w:del w:id="68" w:author="Erin M. Buchanan" w:date="2026-03-13T11:02:00Z" w16du:dateUtc="2026-03-13T16:02:00Z"/>
                  <w:noProof/>
                </w:rPr>
              </w:rPrChange>
            </w:rPr>
          </w:pPr>
          <w:del w:id="69" w:author="Erin M. Buchanan" w:date="2026-03-13T11:02:00Z" w16du:dateUtc="2026-03-13T16:02:00Z">
            <w:r w:rsidRPr="00E21D09" w:rsidDel="00E21D09">
              <w:rPr>
                <w:rFonts w:ascii="Arial" w:eastAsia="Arial" w:hAnsi="Arial" w:cs="Arial"/>
                <w:noProof/>
                <w:rPrChange w:id="70" w:author="Erin M. Buchanan" w:date="2026-03-13T11:02:00Z" w16du:dateUtc="2026-03-13T16:02:00Z">
                  <w:rPr>
                    <w:rStyle w:val="Hyperlink"/>
                    <w:rFonts w:ascii="Arial" w:eastAsia="Arial" w:hAnsi="Arial" w:cs="Arial"/>
                    <w:noProof/>
                  </w:rPr>
                </w:rPrChange>
              </w:rPr>
              <w:delText>Recruitment Materials:</w:delText>
            </w:r>
          </w:del>
        </w:p>
        <w:p w14:paraId="5048E7C7" w14:textId="079CFE23" w:rsidR="007266ED" w:rsidRPr="00393AFF" w:rsidRDefault="007266ED">
          <w:pPr>
            <w:spacing w:before="200" w:after="80"/>
            <w:rPr>
              <w:rFonts w:ascii="Arial" w:eastAsia="Arial" w:hAnsi="Arial" w:cs="Arial"/>
              <w:color w:val="1155CC"/>
              <w:sz w:val="22"/>
              <w:szCs w:val="22"/>
              <w:u w:val="single"/>
            </w:rPr>
          </w:pPr>
          <w:r w:rsidRPr="00393AFF">
            <w:rPr>
              <w:rFonts w:ascii="Arial" w:hAnsi="Arial" w:cs="Arial"/>
            </w:rPr>
            <w:fldChar w:fldCharType="end"/>
          </w:r>
        </w:p>
      </w:sdtContent>
    </w:sdt>
    <w:p w14:paraId="17F09E55" w14:textId="77777777" w:rsidR="007266ED" w:rsidRPr="00393AFF" w:rsidRDefault="007266ED">
      <w:pPr>
        <w:rPr>
          <w:rFonts w:ascii="Arial" w:eastAsia="Arial" w:hAnsi="Arial" w:cs="Arial"/>
          <w:sz w:val="20"/>
          <w:szCs w:val="20"/>
        </w:rPr>
      </w:pPr>
    </w:p>
    <w:p w14:paraId="1E550990" w14:textId="32320084" w:rsidR="00B8179E" w:rsidRPr="00393AFF" w:rsidRDefault="00B8179E">
      <w:pPr>
        <w:pStyle w:val="Heading3"/>
        <w:rPr>
          <w:rFonts w:ascii="Arial" w:eastAsia="Arial" w:hAnsi="Arial" w:cs="Arial"/>
          <w:sz w:val="26"/>
          <w:szCs w:val="26"/>
        </w:rPr>
      </w:pPr>
      <w:bookmarkStart w:id="71" w:name="_Toc224292188"/>
      <w:r w:rsidRPr="00393AFF">
        <w:rPr>
          <w:rFonts w:ascii="Arial" w:eastAsia="Arial" w:hAnsi="Arial" w:cs="Arial"/>
          <w:sz w:val="26"/>
          <w:szCs w:val="26"/>
        </w:rPr>
        <w:t>Original Approval:</w:t>
      </w:r>
      <w:bookmarkEnd w:id="71"/>
      <w:r w:rsidR="003557EF" w:rsidRPr="00393AFF">
        <w:rPr>
          <w:rFonts w:ascii="Arial" w:eastAsia="Arial" w:hAnsi="Arial" w:cs="Arial"/>
          <w:sz w:val="26"/>
          <w:szCs w:val="26"/>
        </w:rPr>
        <w:t xml:space="preserve"> </w:t>
      </w:r>
    </w:p>
    <w:p w14:paraId="1EDAB531" w14:textId="4CB5C1DA" w:rsidR="003557EF" w:rsidRPr="00393AFF" w:rsidRDefault="003557EF" w:rsidP="003557EF">
      <w:pPr>
        <w:rPr>
          <w:rFonts w:ascii="Arial" w:hAnsi="Arial" w:cs="Arial"/>
        </w:rPr>
      </w:pPr>
      <w:r w:rsidRPr="00393AFF">
        <w:rPr>
          <w:rFonts w:ascii="Arial" w:hAnsi="Arial" w:cs="Arial"/>
        </w:rPr>
        <w:t>ADD LINK HERE</w:t>
      </w:r>
    </w:p>
    <w:p w14:paraId="4B530CCA" w14:textId="045C568E" w:rsidR="007266ED" w:rsidRPr="00393AFF" w:rsidRDefault="00000000">
      <w:pPr>
        <w:pStyle w:val="Heading3"/>
        <w:rPr>
          <w:rFonts w:ascii="Arial" w:eastAsia="Arial" w:hAnsi="Arial" w:cs="Arial"/>
          <w:sz w:val="26"/>
          <w:szCs w:val="26"/>
        </w:rPr>
      </w:pPr>
      <w:bookmarkStart w:id="72" w:name="_Toc224292189"/>
      <w:r w:rsidRPr="00393AFF">
        <w:rPr>
          <w:rFonts w:ascii="Arial" w:eastAsia="Arial" w:hAnsi="Arial" w:cs="Arial"/>
          <w:sz w:val="26"/>
          <w:szCs w:val="26"/>
        </w:rPr>
        <w:t>Participant Information:</w:t>
      </w:r>
      <w:bookmarkEnd w:id="72"/>
    </w:p>
    <w:p w14:paraId="4C1E91DA" w14:textId="77777777" w:rsidR="007266ED" w:rsidRPr="00393AFF" w:rsidRDefault="007266ED">
      <w:pPr>
        <w:rPr>
          <w:rFonts w:ascii="Arial" w:eastAsia="Arial" w:hAnsi="Arial" w:cs="Arial"/>
          <w:sz w:val="22"/>
          <w:szCs w:val="22"/>
        </w:rPr>
      </w:pPr>
    </w:p>
    <w:p w14:paraId="4BCE2452" w14:textId="77777777" w:rsidR="007266ED" w:rsidRPr="00393AFF" w:rsidRDefault="00000000">
      <w:pPr>
        <w:rPr>
          <w:rFonts w:ascii="Arial" w:eastAsia="Arial" w:hAnsi="Arial" w:cs="Arial"/>
          <w:sz w:val="22"/>
          <w:szCs w:val="22"/>
        </w:rPr>
      </w:pPr>
      <w:r w:rsidRPr="00393AFF">
        <w:rPr>
          <w:rFonts w:ascii="Arial" w:eastAsia="Arial" w:hAnsi="Arial" w:cs="Arial"/>
          <w:sz w:val="22"/>
          <w:szCs w:val="22"/>
        </w:rPr>
        <w:t>Number of participants proposed/anticipated: 50,000</w:t>
      </w:r>
    </w:p>
    <w:p w14:paraId="3E544C9C" w14:textId="77777777" w:rsidR="007266ED" w:rsidRPr="00393AFF" w:rsidRDefault="007266ED">
      <w:pPr>
        <w:rPr>
          <w:rFonts w:ascii="Arial" w:eastAsia="Arial" w:hAnsi="Arial" w:cs="Arial"/>
          <w:sz w:val="22"/>
          <w:szCs w:val="22"/>
        </w:rPr>
      </w:pPr>
    </w:p>
    <w:p w14:paraId="430BC8F3" w14:textId="77777777" w:rsidR="007266ED" w:rsidRPr="00393AFF" w:rsidRDefault="00000000">
      <w:pPr>
        <w:rPr>
          <w:rFonts w:ascii="Arial" w:eastAsia="Arial" w:hAnsi="Arial" w:cs="Arial"/>
          <w:sz w:val="22"/>
          <w:szCs w:val="22"/>
        </w:rPr>
      </w:pPr>
      <w:r w:rsidRPr="00393AFF">
        <w:rPr>
          <w:rFonts w:ascii="Arial" w:eastAsia="Arial" w:hAnsi="Arial" w:cs="Arial"/>
          <w:sz w:val="22"/>
          <w:szCs w:val="22"/>
        </w:rPr>
        <w:t>Type(s) of participants:</w:t>
      </w:r>
    </w:p>
    <w:p w14:paraId="3628E8AC" w14:textId="77777777" w:rsidR="007266ED" w:rsidRPr="00393AFF" w:rsidRDefault="00000000">
      <w:pPr>
        <w:ind w:firstLine="720"/>
        <w:rPr>
          <w:rFonts w:ascii="Arial" w:eastAsia="Arial" w:hAnsi="Arial" w:cs="Arial"/>
          <w:sz w:val="22"/>
          <w:szCs w:val="22"/>
        </w:rPr>
      </w:pPr>
      <w:r w:rsidRPr="00393AFF">
        <w:rPr>
          <w:rFonts w:ascii="Arial" w:eastAsia="Arial" w:hAnsi="Arial" w:cs="Arial"/>
          <w:sz w:val="22"/>
          <w:szCs w:val="22"/>
        </w:rPr>
        <w:tab/>
      </w:r>
      <w:r w:rsidRPr="00393AFF">
        <w:rPr>
          <w:rFonts w:ascii="Arial" w:eastAsia="Arial" w:hAnsi="Arial" w:cs="Arial"/>
          <w:sz w:val="22"/>
          <w:szCs w:val="22"/>
        </w:rPr>
        <w:tab/>
      </w:r>
      <w:r w:rsidRPr="00393AFF">
        <w:rPr>
          <w:rFonts w:ascii="Arial" w:eastAsia="Arial" w:hAnsi="Arial" w:cs="Arial"/>
          <w:sz w:val="22"/>
          <w:szCs w:val="22"/>
        </w:rPr>
        <w:tab/>
      </w:r>
      <w:r w:rsidRPr="00393AFF">
        <w:rPr>
          <w:rFonts w:ascii="Arial" w:eastAsia="Arial" w:hAnsi="Arial" w:cs="Arial"/>
          <w:sz w:val="22"/>
          <w:szCs w:val="22"/>
        </w:rPr>
        <w:tab/>
      </w:r>
      <w:r w:rsidRPr="00393AFF">
        <w:rPr>
          <w:rFonts w:ascii="Arial" w:eastAsia="Arial" w:hAnsi="Arial" w:cs="Arial"/>
          <w:sz w:val="22"/>
          <w:szCs w:val="22"/>
        </w:rPr>
        <w:tab/>
      </w:r>
    </w:p>
    <w:p w14:paraId="5A72D285" w14:textId="77777777" w:rsidR="007266ED" w:rsidRPr="00393AFF" w:rsidRDefault="00000000">
      <w:pPr>
        <w:ind w:firstLine="720"/>
        <w:rPr>
          <w:rFonts w:ascii="Arial" w:eastAsia="Arial" w:hAnsi="Arial" w:cs="Arial"/>
          <w:sz w:val="22"/>
          <w:szCs w:val="22"/>
        </w:rPr>
      </w:pPr>
      <w:r w:rsidRPr="00393AFF">
        <w:rPr>
          <w:rFonts w:ascii="Segoe UI Symbol" w:eastAsia="Arial" w:hAnsi="Segoe UI Symbol" w:cs="Segoe UI Symbol"/>
          <w:sz w:val="22"/>
          <w:szCs w:val="22"/>
        </w:rPr>
        <w:t>☐</w:t>
      </w:r>
      <w:r w:rsidRPr="00393AFF">
        <w:rPr>
          <w:rFonts w:ascii="Arial" w:eastAsia="Arial" w:hAnsi="Arial" w:cs="Arial"/>
          <w:sz w:val="22"/>
          <w:szCs w:val="22"/>
        </w:rPr>
        <w:t xml:space="preserve"> Children (17 or younger)</w:t>
      </w:r>
      <w:bookmarkStart w:id="73" w:name="2et92p0" w:colFirst="0" w:colLast="0"/>
      <w:bookmarkEnd w:id="73"/>
      <w:r w:rsidRPr="00393AFF">
        <w:rPr>
          <w:rFonts w:ascii="Arial" w:eastAsia="Arial" w:hAnsi="Arial" w:cs="Arial"/>
          <w:sz w:val="22"/>
          <w:szCs w:val="22"/>
        </w:rPr>
        <w:tab/>
      </w:r>
      <w:r w:rsidRPr="00393AFF">
        <w:rPr>
          <w:rFonts w:ascii="Arial" w:eastAsia="Arial" w:hAnsi="Arial" w:cs="Arial"/>
          <w:sz w:val="22"/>
          <w:szCs w:val="22"/>
        </w:rPr>
        <w:tab/>
        <w:t>X Adults (18 years of age or older)</w:t>
      </w:r>
    </w:p>
    <w:p w14:paraId="02030F76" w14:textId="77777777" w:rsidR="007266ED" w:rsidRPr="00393AFF" w:rsidRDefault="00000000">
      <w:pPr>
        <w:ind w:firstLine="720"/>
        <w:rPr>
          <w:rFonts w:ascii="Arial" w:eastAsia="Arial" w:hAnsi="Arial" w:cs="Arial"/>
          <w:sz w:val="22"/>
          <w:szCs w:val="22"/>
        </w:rPr>
      </w:pPr>
      <w:r w:rsidRPr="00393AFF">
        <w:rPr>
          <w:rFonts w:ascii="Segoe UI Symbol" w:eastAsia="Arial" w:hAnsi="Segoe UI Symbol" w:cs="Segoe UI Symbol"/>
          <w:sz w:val="22"/>
          <w:szCs w:val="22"/>
        </w:rPr>
        <w:t>☐</w:t>
      </w:r>
      <w:r w:rsidRPr="00393AFF">
        <w:rPr>
          <w:rFonts w:ascii="Arial" w:eastAsia="Arial" w:hAnsi="Arial" w:cs="Arial"/>
          <w:sz w:val="22"/>
          <w:szCs w:val="22"/>
        </w:rPr>
        <w:t xml:space="preserve"> Patients in institutions</w:t>
      </w:r>
      <w:r w:rsidRPr="00393AFF">
        <w:rPr>
          <w:rFonts w:ascii="Arial" w:eastAsia="Arial" w:hAnsi="Arial" w:cs="Arial"/>
          <w:sz w:val="22"/>
          <w:szCs w:val="22"/>
        </w:rPr>
        <w:tab/>
      </w:r>
      <w:r w:rsidRPr="00393AFF">
        <w:rPr>
          <w:rFonts w:ascii="Arial" w:eastAsia="Arial" w:hAnsi="Arial" w:cs="Arial"/>
          <w:sz w:val="22"/>
          <w:szCs w:val="22"/>
        </w:rPr>
        <w:tab/>
        <w:t>X HU students (18 years of age or older)</w:t>
      </w:r>
    </w:p>
    <w:p w14:paraId="4A74DEDC" w14:textId="77777777" w:rsidR="007266ED" w:rsidRPr="00393AFF" w:rsidRDefault="00000000">
      <w:pPr>
        <w:ind w:firstLine="720"/>
        <w:rPr>
          <w:rFonts w:ascii="Arial" w:eastAsia="Arial" w:hAnsi="Arial" w:cs="Arial"/>
          <w:sz w:val="22"/>
          <w:szCs w:val="22"/>
        </w:rPr>
      </w:pPr>
      <w:r w:rsidRPr="00393AFF">
        <w:rPr>
          <w:rFonts w:ascii="Segoe UI Symbol" w:eastAsia="Arial" w:hAnsi="Segoe UI Symbol" w:cs="Segoe UI Symbol"/>
          <w:sz w:val="22"/>
          <w:szCs w:val="22"/>
        </w:rPr>
        <w:t>☐</w:t>
      </w:r>
      <w:r w:rsidRPr="00393AFF">
        <w:rPr>
          <w:rFonts w:ascii="Arial" w:eastAsia="Arial" w:hAnsi="Arial" w:cs="Arial"/>
          <w:sz w:val="22"/>
          <w:szCs w:val="22"/>
        </w:rPr>
        <w:t xml:space="preserve"> Prisoners</w:t>
      </w:r>
      <w:r w:rsidRPr="00393AFF">
        <w:rPr>
          <w:rFonts w:ascii="Arial" w:eastAsia="Arial" w:hAnsi="Arial" w:cs="Arial"/>
          <w:sz w:val="22"/>
          <w:szCs w:val="22"/>
        </w:rPr>
        <w:tab/>
      </w:r>
      <w:r w:rsidRPr="00393AFF">
        <w:rPr>
          <w:rFonts w:ascii="Arial" w:eastAsia="Arial" w:hAnsi="Arial" w:cs="Arial"/>
          <w:sz w:val="22"/>
          <w:szCs w:val="22"/>
        </w:rPr>
        <w:tab/>
      </w:r>
      <w:r w:rsidRPr="00393AFF">
        <w:rPr>
          <w:rFonts w:ascii="Arial" w:eastAsia="Arial" w:hAnsi="Arial" w:cs="Arial"/>
          <w:sz w:val="22"/>
          <w:szCs w:val="22"/>
        </w:rPr>
        <w:tab/>
      </w:r>
      <w:r w:rsidRPr="00393AFF">
        <w:rPr>
          <w:rFonts w:ascii="Arial" w:eastAsia="Arial" w:hAnsi="Arial" w:cs="Arial"/>
          <w:sz w:val="22"/>
          <w:szCs w:val="22"/>
        </w:rPr>
        <w:tab/>
        <w:t>X Faculty or external collaborators</w:t>
      </w:r>
    </w:p>
    <w:p w14:paraId="00967239" w14:textId="77777777" w:rsidR="007266ED" w:rsidRPr="00393AFF" w:rsidRDefault="00000000">
      <w:pPr>
        <w:ind w:firstLine="720"/>
        <w:rPr>
          <w:rFonts w:ascii="Arial" w:eastAsia="Arial" w:hAnsi="Arial" w:cs="Arial"/>
          <w:sz w:val="22"/>
          <w:szCs w:val="22"/>
        </w:rPr>
      </w:pPr>
      <w:r w:rsidRPr="00393AFF">
        <w:rPr>
          <w:rFonts w:ascii="Segoe UI Symbol" w:eastAsia="Arial" w:hAnsi="Segoe UI Symbol" w:cs="Segoe UI Symbol"/>
          <w:sz w:val="22"/>
          <w:szCs w:val="22"/>
        </w:rPr>
        <w:t>☐</w:t>
      </w:r>
      <w:r w:rsidRPr="00393AFF">
        <w:rPr>
          <w:rFonts w:ascii="Arial" w:eastAsia="Arial" w:hAnsi="Arial" w:cs="Arial"/>
          <w:sz w:val="22"/>
          <w:szCs w:val="22"/>
        </w:rPr>
        <w:t xml:space="preserve"> Pregnant women</w:t>
      </w:r>
      <w:r w:rsidRPr="00393AFF">
        <w:rPr>
          <w:rFonts w:ascii="Arial" w:eastAsia="Arial" w:hAnsi="Arial" w:cs="Arial"/>
          <w:sz w:val="22"/>
          <w:szCs w:val="22"/>
        </w:rPr>
        <w:tab/>
      </w:r>
      <w:r w:rsidRPr="00393AFF">
        <w:rPr>
          <w:rFonts w:ascii="Arial" w:eastAsia="Arial" w:hAnsi="Arial" w:cs="Arial"/>
          <w:sz w:val="22"/>
          <w:szCs w:val="22"/>
        </w:rPr>
        <w:tab/>
      </w:r>
      <w:r w:rsidRPr="00393AFF">
        <w:rPr>
          <w:rFonts w:ascii="Arial" w:eastAsia="Arial" w:hAnsi="Arial" w:cs="Arial"/>
          <w:sz w:val="22"/>
          <w:szCs w:val="22"/>
        </w:rPr>
        <w:tab/>
        <w:t xml:space="preserve">X Other: </w:t>
      </w:r>
    </w:p>
    <w:p w14:paraId="26A8A616" w14:textId="77777777" w:rsidR="007266ED" w:rsidRPr="00393AFF" w:rsidRDefault="007266ED">
      <w:pPr>
        <w:ind w:firstLine="720"/>
        <w:rPr>
          <w:rFonts w:ascii="Arial" w:eastAsia="Arial" w:hAnsi="Arial" w:cs="Arial"/>
          <w:sz w:val="22"/>
          <w:szCs w:val="22"/>
        </w:rPr>
      </w:pPr>
    </w:p>
    <w:p w14:paraId="0AC8C358" w14:textId="0EB98144" w:rsidR="007266ED" w:rsidRPr="00393AFF" w:rsidRDefault="00000000">
      <w:pPr>
        <w:rPr>
          <w:rFonts w:ascii="Arial" w:eastAsia="Arial" w:hAnsi="Arial" w:cs="Arial"/>
          <w:sz w:val="22"/>
          <w:szCs w:val="22"/>
        </w:rPr>
      </w:pPr>
      <w:r w:rsidRPr="00393AFF">
        <w:rPr>
          <w:rFonts w:ascii="Arial" w:eastAsia="Arial" w:hAnsi="Arial" w:cs="Arial"/>
          <w:sz w:val="22"/>
          <w:szCs w:val="22"/>
        </w:rPr>
        <w:t xml:space="preserve">This project is in collaboration with the Psychological Science Accelerator. Each team that contributes to data collection will obtain their own exemptions (i.e., some countries do not have IRB regulations), reliance on the HU IRB, or their own IRB review. Here we are </w:t>
      </w:r>
      <w:r w:rsidRPr="00393AFF">
        <w:rPr>
          <w:rFonts w:ascii="Arial" w:eastAsia="Arial" w:hAnsi="Arial" w:cs="Arial"/>
          <w:sz w:val="22"/>
          <w:szCs w:val="22"/>
        </w:rPr>
        <w:lastRenderedPageBreak/>
        <w:t xml:space="preserve">indicating that we will have external collaborators who will select participants in </w:t>
      </w:r>
      <w:del w:id="74" w:author="Erin M. Buchanan" w:date="2026-03-13T09:51:00Z" w16du:dateUtc="2026-03-13T14:51:00Z">
        <w:r w:rsidRPr="003C53B0" w:rsidDel="005D494E">
          <w:rPr>
            <w:rFonts w:ascii="Arial" w:eastAsia="Arial" w:hAnsi="Arial" w:cs="Arial"/>
            <w:sz w:val="22"/>
            <w:szCs w:val="22"/>
          </w:rPr>
          <w:delText>many different ways</w:delText>
        </w:r>
      </w:del>
      <w:ins w:id="75" w:author="Erin M. Buchanan" w:date="2026-03-13T09:51:00Z" w16du:dateUtc="2026-03-13T14:51:00Z">
        <w:r w:rsidR="005D494E" w:rsidRPr="00393AFF">
          <w:rPr>
            <w:rFonts w:ascii="Arial" w:eastAsia="Arial" w:hAnsi="Arial" w:cs="Arial"/>
            <w:sz w:val="22"/>
            <w:szCs w:val="22"/>
          </w:rPr>
          <w:t>many ways</w:t>
        </w:r>
      </w:ins>
      <w:r w:rsidRPr="00393AFF">
        <w:rPr>
          <w:rFonts w:ascii="Arial" w:eastAsia="Arial" w:hAnsi="Arial" w:cs="Arial"/>
          <w:sz w:val="22"/>
          <w:szCs w:val="22"/>
        </w:rPr>
        <w:t xml:space="preserve"> (their classrooms, paid samples, social networks, etc.). </w:t>
      </w:r>
    </w:p>
    <w:p w14:paraId="52FAB2FD" w14:textId="77777777" w:rsidR="007266ED" w:rsidRPr="00393AFF" w:rsidRDefault="00000000">
      <w:pPr>
        <w:pStyle w:val="Heading3"/>
        <w:rPr>
          <w:rFonts w:ascii="Arial" w:eastAsia="Arial" w:hAnsi="Arial" w:cs="Arial"/>
          <w:i/>
          <w:sz w:val="26"/>
          <w:szCs w:val="26"/>
        </w:rPr>
      </w:pPr>
      <w:bookmarkStart w:id="76" w:name="_Toc224292190"/>
      <w:r w:rsidRPr="00393AFF">
        <w:rPr>
          <w:rFonts w:ascii="Arial" w:eastAsia="Arial" w:hAnsi="Arial" w:cs="Arial"/>
          <w:sz w:val="26"/>
          <w:szCs w:val="26"/>
        </w:rPr>
        <w:t>Review Type:</w:t>
      </w:r>
      <w:bookmarkEnd w:id="76"/>
    </w:p>
    <w:p w14:paraId="76B175F3" w14:textId="77777777" w:rsidR="007266ED" w:rsidRPr="00393AFF" w:rsidRDefault="007266ED">
      <w:pPr>
        <w:rPr>
          <w:rFonts w:ascii="Arial" w:eastAsia="Arial" w:hAnsi="Arial" w:cs="Arial"/>
          <w:sz w:val="22"/>
          <w:szCs w:val="22"/>
        </w:rPr>
      </w:pPr>
    </w:p>
    <w:p w14:paraId="782CFE82" w14:textId="3C48D1F4" w:rsidR="007266ED" w:rsidRPr="00393AFF" w:rsidRDefault="00000000" w:rsidP="00924FCF">
      <w:pPr>
        <w:rPr>
          <w:rFonts w:ascii="Arial" w:eastAsia="Arial" w:hAnsi="Arial" w:cs="Arial"/>
          <w:sz w:val="22"/>
          <w:szCs w:val="22"/>
        </w:rPr>
      </w:pPr>
      <w:r w:rsidRPr="00393AFF">
        <w:rPr>
          <w:rFonts w:ascii="Arial" w:eastAsia="Arial" w:hAnsi="Arial" w:cs="Arial"/>
          <w:sz w:val="22"/>
          <w:szCs w:val="22"/>
        </w:rPr>
        <w:t xml:space="preserve"> </w:t>
      </w:r>
      <w:r w:rsidR="00924FCF" w:rsidRPr="00393AFF">
        <w:rPr>
          <w:rFonts w:ascii="Arial" w:eastAsia="Arial" w:hAnsi="Arial" w:cs="Arial"/>
          <w:b/>
          <w:sz w:val="22"/>
          <w:szCs w:val="22"/>
        </w:rPr>
        <w:t xml:space="preserve">ADD THE EXPEDITED STUFF HERE </w:t>
      </w:r>
    </w:p>
    <w:p w14:paraId="712CBE21" w14:textId="77777777" w:rsidR="007266ED" w:rsidRPr="00393AFF" w:rsidRDefault="007266ED">
      <w:pPr>
        <w:rPr>
          <w:rFonts w:ascii="Arial" w:eastAsia="Arial" w:hAnsi="Arial" w:cs="Arial"/>
          <w:sz w:val="22"/>
          <w:szCs w:val="22"/>
        </w:rPr>
      </w:pPr>
    </w:p>
    <w:p w14:paraId="5C86F066" w14:textId="77777777" w:rsidR="007266ED" w:rsidRPr="00393AFF" w:rsidRDefault="00000000">
      <w:pPr>
        <w:pStyle w:val="Heading3"/>
        <w:rPr>
          <w:rFonts w:ascii="Arial" w:eastAsia="Arial" w:hAnsi="Arial" w:cs="Arial"/>
          <w:sz w:val="26"/>
          <w:szCs w:val="26"/>
        </w:rPr>
      </w:pPr>
      <w:bookmarkStart w:id="77" w:name="_Toc224292191"/>
      <w:r w:rsidRPr="00393AFF">
        <w:rPr>
          <w:rFonts w:ascii="Arial" w:eastAsia="Arial" w:hAnsi="Arial" w:cs="Arial"/>
          <w:sz w:val="26"/>
          <w:szCs w:val="26"/>
        </w:rPr>
        <w:t>Project Description:</w:t>
      </w:r>
      <w:bookmarkEnd w:id="77"/>
    </w:p>
    <w:p w14:paraId="3FC14EFF" w14:textId="77777777" w:rsidR="007266ED" w:rsidRPr="00393AFF" w:rsidRDefault="007266ED">
      <w:pPr>
        <w:rPr>
          <w:rFonts w:ascii="Arial" w:eastAsia="Arial" w:hAnsi="Arial" w:cs="Arial"/>
          <w:sz w:val="22"/>
          <w:szCs w:val="22"/>
        </w:rPr>
      </w:pPr>
    </w:p>
    <w:p w14:paraId="76007396" w14:textId="0B3326C2" w:rsidR="007266ED" w:rsidRPr="00393AFF" w:rsidRDefault="00000000">
      <w:pPr>
        <w:rPr>
          <w:rFonts w:ascii="Arial" w:eastAsia="Arial" w:hAnsi="Arial" w:cs="Arial"/>
          <w:sz w:val="22"/>
          <w:szCs w:val="22"/>
        </w:rPr>
      </w:pPr>
      <w:r w:rsidRPr="00393AFF">
        <w:rPr>
          <w:rFonts w:ascii="Arial" w:eastAsia="Arial" w:hAnsi="Arial" w:cs="Arial"/>
          <w:sz w:val="22"/>
          <w:szCs w:val="22"/>
        </w:rPr>
        <w:t xml:space="preserve">Semantic priming has been studied for nearly fifty years across various experimental manipulations and theoretical frameworks. Critically, the understanding of semantic priming relies on reliable, well-studied stimuli with defined similarity values. In the last twenty years, the publication rates of normed stimuli databases and corpora (i.e., large bodies of text) </w:t>
      </w:r>
      <w:del w:id="78" w:author="Erin M. Buchanan" w:date="2026-03-13T09:51:00Z" w16du:dateUtc="2026-03-13T14:51:00Z">
        <w:r w:rsidRPr="00393AFF" w:rsidDel="005D494E">
          <w:rPr>
            <w:rFonts w:ascii="Arial" w:eastAsia="Arial" w:hAnsi="Arial" w:cs="Arial"/>
            <w:sz w:val="22"/>
            <w:szCs w:val="22"/>
          </w:rPr>
          <w:delText>has</w:delText>
        </w:r>
      </w:del>
      <w:ins w:id="79" w:author="Erin M. Buchanan" w:date="2026-03-13T09:51:00Z" w16du:dateUtc="2026-03-13T14:51:00Z">
        <w:r w:rsidR="005D494E" w:rsidRPr="00393AFF">
          <w:rPr>
            <w:rFonts w:ascii="Arial" w:eastAsia="Arial" w:hAnsi="Arial" w:cs="Arial"/>
            <w:sz w:val="22"/>
            <w:szCs w:val="22"/>
          </w:rPr>
          <w:t>have</w:t>
        </w:r>
      </w:ins>
      <w:r w:rsidRPr="00393AFF">
        <w:rPr>
          <w:rFonts w:ascii="Arial" w:eastAsia="Arial" w:hAnsi="Arial" w:cs="Arial"/>
          <w:sz w:val="22"/>
          <w:szCs w:val="22"/>
        </w:rPr>
        <w:t xml:space="preserve"> exponentially increased. Further, newer computational models of concept representation have been detailed using these databases. Using these newer models, we can define similarity between concepts to create reliable stimuli for study in semantic priming. This research </w:t>
      </w:r>
      <w:del w:id="80" w:author="Erin M. Buchanan" w:date="2026-03-13T09:51:00Z" w16du:dateUtc="2026-03-13T14:51:00Z">
        <w:r w:rsidRPr="00393AFF" w:rsidDel="005D494E">
          <w:rPr>
            <w:rFonts w:ascii="Arial" w:eastAsia="Arial" w:hAnsi="Arial" w:cs="Arial"/>
            <w:sz w:val="22"/>
            <w:szCs w:val="22"/>
          </w:rPr>
          <w:delText>project  will</w:delText>
        </w:r>
      </w:del>
      <w:ins w:id="81" w:author="Erin M. Buchanan" w:date="2026-03-13T09:51:00Z" w16du:dateUtc="2026-03-13T14:51:00Z">
        <w:r w:rsidR="005D494E" w:rsidRPr="00393AFF">
          <w:rPr>
            <w:rFonts w:ascii="Arial" w:eastAsia="Arial" w:hAnsi="Arial" w:cs="Arial"/>
            <w:sz w:val="22"/>
            <w:szCs w:val="22"/>
          </w:rPr>
          <w:t>project will</w:t>
        </w:r>
      </w:ins>
      <w:r w:rsidRPr="00393AFF">
        <w:rPr>
          <w:rFonts w:ascii="Arial" w:eastAsia="Arial" w:hAnsi="Arial" w:cs="Arial"/>
          <w:sz w:val="22"/>
          <w:szCs w:val="22"/>
        </w:rPr>
        <w:t xml:space="preserve"> meet the need for a database of semantic priming values, particularly in non-English languages that are cross linguistically complete. Large-scale data in this area is sparse, unlike the other published databases found in Buchanan et al.</w:t>
      </w:r>
      <w:r w:rsidR="007266ED" w:rsidRPr="00393AFF">
        <w:rPr>
          <w:rFonts w:ascii="Arial" w:hAnsi="Arial" w:cs="Arial"/>
          <w:rPrChange w:id="82" w:author="Erin M. Buchanan" w:date="2026-03-13T10:05:00Z" w16du:dateUtc="2026-03-13T15:05:00Z">
            <w:rPr/>
          </w:rPrChange>
        </w:rPr>
        <w:fldChar w:fldCharType="begin"/>
      </w:r>
      <w:r w:rsidR="007266ED" w:rsidRPr="00393AFF">
        <w:rPr>
          <w:rFonts w:ascii="Arial" w:hAnsi="Arial" w:cs="Arial"/>
          <w:rPrChange w:id="83" w:author="Erin M. Buchanan" w:date="2026-03-13T10:05:00Z" w16du:dateUtc="2026-03-13T15:05:00Z">
            <w:rPr/>
          </w:rPrChange>
        </w:rPr>
        <w:instrText>HYPERLINK "https://paperpile.com/c/d09zVa/NVFy/?noauthor=1" \h</w:instrText>
      </w:r>
      <w:r w:rsidR="007266ED" w:rsidRPr="00393AFF">
        <w:rPr>
          <w:rFonts w:ascii="Arial" w:hAnsi="Arial" w:cs="Arial"/>
          <w:rPrChange w:id="84" w:author="Erin M. Buchanan" w:date="2026-03-13T10:05:00Z" w16du:dateUtc="2026-03-13T15:05:00Z">
            <w:rPr/>
          </w:rPrChange>
        </w:rPr>
      </w:r>
      <w:r w:rsidR="007266ED" w:rsidRPr="00393AFF">
        <w:rPr>
          <w:rFonts w:ascii="Arial" w:hAnsi="Arial" w:cs="Arial"/>
          <w:rPrChange w:id="85" w:author="Erin M. Buchanan" w:date="2026-03-13T10:05:00Z" w16du:dateUtc="2026-03-13T15:05:00Z">
            <w:rPr/>
          </w:rPrChange>
        </w:rPr>
        <w:fldChar w:fldCharType="separate"/>
      </w:r>
      <w:r w:rsidR="007266ED" w:rsidRPr="00393AFF">
        <w:rPr>
          <w:rFonts w:ascii="Arial" w:eastAsia="Arial" w:hAnsi="Arial" w:cs="Arial"/>
          <w:sz w:val="22"/>
          <w:szCs w:val="22"/>
        </w:rPr>
        <w:t xml:space="preserve"> (2019a)</w:t>
      </w:r>
      <w:r w:rsidR="007266ED" w:rsidRPr="00393AFF">
        <w:rPr>
          <w:rFonts w:ascii="Arial" w:hAnsi="Arial" w:cs="Arial"/>
          <w:rPrChange w:id="86" w:author="Erin M. Buchanan" w:date="2026-03-13T10:05:00Z" w16du:dateUtc="2026-03-13T15:05:00Z">
            <w:rPr/>
          </w:rPrChange>
        </w:rPr>
        <w:fldChar w:fldCharType="end"/>
      </w:r>
      <w:r w:rsidRPr="00393AFF">
        <w:rPr>
          <w:rFonts w:ascii="Arial" w:eastAsia="Arial" w:hAnsi="Arial" w:cs="Arial"/>
          <w:sz w:val="22"/>
          <w:szCs w:val="22"/>
        </w:rPr>
        <w:t>. Therefore, this study aims to provide data that complements and extends the published data, which would encourage research on methodology, item characteristics, models, cross-language consistency in priming, and other theoretical areas that semantic priming has been applied to previously. The global aims of this project include:</w:t>
      </w:r>
    </w:p>
    <w:p w14:paraId="0A5F315D" w14:textId="77777777" w:rsidR="007266ED" w:rsidRPr="00393AFF" w:rsidRDefault="007266ED">
      <w:pPr>
        <w:rPr>
          <w:rFonts w:ascii="Arial" w:eastAsia="Arial" w:hAnsi="Arial" w:cs="Arial"/>
          <w:sz w:val="22"/>
          <w:szCs w:val="22"/>
        </w:rPr>
      </w:pPr>
    </w:p>
    <w:p w14:paraId="00F5779C" w14:textId="0D6E5295" w:rsidR="007266ED" w:rsidRPr="00393AFF" w:rsidRDefault="00000000">
      <w:pPr>
        <w:rPr>
          <w:rFonts w:ascii="Arial" w:eastAsia="Arial" w:hAnsi="Arial" w:cs="Arial"/>
          <w:sz w:val="22"/>
          <w:szCs w:val="22"/>
        </w:rPr>
      </w:pPr>
      <w:r w:rsidRPr="00393AFF">
        <w:rPr>
          <w:rFonts w:ascii="Arial" w:eastAsia="Arial" w:hAnsi="Arial" w:cs="Arial"/>
          <w:sz w:val="22"/>
          <w:szCs w:val="22"/>
        </w:rPr>
        <w:t xml:space="preserve">1) </w:t>
      </w:r>
      <w:del w:id="87" w:author="Erin M. Buchanan" w:date="2026-03-13T09:51:00Z" w16du:dateUtc="2026-03-13T14:51:00Z">
        <w:r w:rsidRPr="00393AFF" w:rsidDel="005D494E">
          <w:rPr>
            <w:rFonts w:ascii="Arial" w:eastAsia="Arial" w:hAnsi="Arial" w:cs="Arial"/>
            <w:sz w:val="22"/>
            <w:szCs w:val="22"/>
          </w:rPr>
          <w:delText xml:space="preserve">   </w:delText>
        </w:r>
      </w:del>
      <w:r w:rsidRPr="00393AFF">
        <w:rPr>
          <w:rFonts w:ascii="Arial" w:eastAsia="Arial" w:hAnsi="Arial" w:cs="Arial"/>
          <w:sz w:val="22"/>
          <w:szCs w:val="22"/>
        </w:rPr>
        <w:t xml:space="preserve">Create an online framework to collect </w:t>
      </w:r>
      <w:del w:id="88" w:author="Erin M. Buchanan" w:date="2026-03-13T09:52:00Z" w16du:dateUtc="2026-03-13T14:52:00Z">
        <w:r w:rsidRPr="00393AFF" w:rsidDel="005D494E">
          <w:rPr>
            <w:rFonts w:ascii="Arial" w:eastAsia="Arial" w:hAnsi="Arial" w:cs="Arial"/>
            <w:sz w:val="22"/>
            <w:szCs w:val="22"/>
          </w:rPr>
          <w:delText>semantic priming</w:delText>
        </w:r>
      </w:del>
      <w:ins w:id="89" w:author="Erin M. Buchanan" w:date="2026-03-13T09:52:00Z" w16du:dateUtc="2026-03-13T14:52:00Z">
        <w:r w:rsidR="005D494E" w:rsidRPr="00393AFF">
          <w:rPr>
            <w:rFonts w:ascii="Arial" w:eastAsia="Arial" w:hAnsi="Arial" w:cs="Arial"/>
            <w:sz w:val="22"/>
            <w:szCs w:val="22"/>
          </w:rPr>
          <w:t>linguistic</w:t>
        </w:r>
      </w:ins>
      <w:r w:rsidRPr="00393AFF">
        <w:rPr>
          <w:rFonts w:ascii="Arial" w:eastAsia="Arial" w:hAnsi="Arial" w:cs="Arial"/>
          <w:sz w:val="22"/>
          <w:szCs w:val="22"/>
        </w:rPr>
        <w:t xml:space="preserve"> data, modeled after the success of the Small World of Words project</w:t>
      </w:r>
      <w:r w:rsidR="007266ED" w:rsidRPr="00393AFF">
        <w:rPr>
          <w:rFonts w:ascii="Arial" w:hAnsi="Arial" w:cs="Arial"/>
          <w:rPrChange w:id="90" w:author="Erin M. Buchanan" w:date="2026-03-13T10:05:00Z" w16du:dateUtc="2026-03-13T15:05:00Z">
            <w:rPr/>
          </w:rPrChange>
        </w:rPr>
        <w:fldChar w:fldCharType="begin"/>
      </w:r>
      <w:r w:rsidR="007266ED" w:rsidRPr="00393AFF">
        <w:rPr>
          <w:rFonts w:ascii="Arial" w:hAnsi="Arial" w:cs="Arial"/>
          <w:rPrChange w:id="91" w:author="Erin M. Buchanan" w:date="2026-03-13T10:05:00Z" w16du:dateUtc="2026-03-13T15:05:00Z">
            <w:rPr/>
          </w:rPrChange>
        </w:rPr>
        <w:instrText>HYPERLINK "https://paperpile.com/c/d09zVa/Sp2f" \h</w:instrText>
      </w:r>
      <w:r w:rsidR="007266ED" w:rsidRPr="00393AFF">
        <w:rPr>
          <w:rFonts w:ascii="Arial" w:hAnsi="Arial" w:cs="Arial"/>
          <w:rPrChange w:id="92" w:author="Erin M. Buchanan" w:date="2026-03-13T10:05:00Z" w16du:dateUtc="2026-03-13T15:05:00Z">
            <w:rPr/>
          </w:rPrChange>
        </w:rPr>
      </w:r>
      <w:r w:rsidR="007266ED" w:rsidRPr="00393AFF">
        <w:rPr>
          <w:rFonts w:ascii="Arial" w:hAnsi="Arial" w:cs="Arial"/>
          <w:rPrChange w:id="93" w:author="Erin M. Buchanan" w:date="2026-03-13T10:05:00Z" w16du:dateUtc="2026-03-13T15:05:00Z">
            <w:rPr/>
          </w:rPrChange>
        </w:rPr>
        <w:fldChar w:fldCharType="separate"/>
      </w:r>
      <w:r w:rsidR="007266ED" w:rsidRPr="00393AFF">
        <w:rPr>
          <w:rFonts w:ascii="Arial" w:eastAsia="Arial" w:hAnsi="Arial" w:cs="Arial"/>
          <w:sz w:val="22"/>
          <w:szCs w:val="22"/>
        </w:rPr>
        <w:t xml:space="preserve"> (De Deyne et al., 2019)</w:t>
      </w:r>
      <w:r w:rsidR="007266ED" w:rsidRPr="00393AFF">
        <w:rPr>
          <w:rFonts w:ascii="Arial" w:hAnsi="Arial" w:cs="Arial"/>
          <w:rPrChange w:id="94" w:author="Erin M. Buchanan" w:date="2026-03-13T10:05:00Z" w16du:dateUtc="2026-03-13T15:05:00Z">
            <w:rPr/>
          </w:rPrChange>
        </w:rPr>
        <w:fldChar w:fldCharType="end"/>
      </w:r>
      <w:r w:rsidRPr="00393AFF">
        <w:rPr>
          <w:rFonts w:ascii="Arial" w:eastAsia="Arial" w:hAnsi="Arial" w:cs="Arial"/>
          <w:sz w:val="22"/>
          <w:szCs w:val="22"/>
        </w:rPr>
        <w:t>. The online framework would allow data collection from any internet capable computer, thus lowering the burden on research labs to collect data of this nature. The online framework can then be used to deliver updates to the data, even after the conclusion of the initial data collection.</w:t>
      </w:r>
    </w:p>
    <w:p w14:paraId="63FA3F56" w14:textId="77777777" w:rsidR="007266ED" w:rsidRPr="00393AFF" w:rsidRDefault="007266ED">
      <w:pPr>
        <w:rPr>
          <w:rFonts w:ascii="Arial" w:eastAsia="Arial" w:hAnsi="Arial" w:cs="Arial"/>
          <w:sz w:val="22"/>
          <w:szCs w:val="22"/>
        </w:rPr>
      </w:pPr>
    </w:p>
    <w:p w14:paraId="125CB1C5" w14:textId="1738E741" w:rsidR="007266ED" w:rsidRPr="00393AFF" w:rsidRDefault="00000000">
      <w:pPr>
        <w:rPr>
          <w:rFonts w:ascii="Arial" w:eastAsia="Arial" w:hAnsi="Arial" w:cs="Arial"/>
          <w:sz w:val="22"/>
          <w:szCs w:val="22"/>
        </w:rPr>
      </w:pPr>
      <w:r w:rsidRPr="00393AFF">
        <w:rPr>
          <w:rFonts w:ascii="Arial" w:eastAsia="Arial" w:hAnsi="Arial" w:cs="Arial"/>
          <w:sz w:val="22"/>
          <w:szCs w:val="22"/>
        </w:rPr>
        <w:t>2) Provide a large dataset of response latencies</w:t>
      </w:r>
      <w:ins w:id="95" w:author="Erin M. Buchanan" w:date="2026-03-13T09:52:00Z" w16du:dateUtc="2026-03-13T14:52:00Z">
        <w:r w:rsidR="00B36DFA" w:rsidRPr="00393AFF">
          <w:rPr>
            <w:rFonts w:ascii="Arial" w:eastAsia="Arial" w:hAnsi="Arial" w:cs="Arial"/>
            <w:sz w:val="22"/>
            <w:szCs w:val="22"/>
          </w:rPr>
          <w:t xml:space="preserve">, </w:t>
        </w:r>
      </w:ins>
      <w:del w:id="96" w:author="Erin M. Buchanan" w:date="2026-03-13T09:52:00Z" w16du:dateUtc="2026-03-13T14:52:00Z">
        <w:r w:rsidRPr="00393AFF" w:rsidDel="00B36DFA">
          <w:rPr>
            <w:rFonts w:ascii="Arial" w:eastAsia="Arial" w:hAnsi="Arial" w:cs="Arial"/>
            <w:sz w:val="22"/>
            <w:szCs w:val="22"/>
          </w:rPr>
          <w:delText xml:space="preserve"> and </w:delText>
        </w:r>
      </w:del>
      <w:r w:rsidRPr="00393AFF">
        <w:rPr>
          <w:rFonts w:ascii="Arial" w:eastAsia="Arial" w:hAnsi="Arial" w:cs="Arial"/>
          <w:sz w:val="22"/>
          <w:szCs w:val="22"/>
        </w:rPr>
        <w:t>priming scores</w:t>
      </w:r>
      <w:ins w:id="97" w:author="Erin M. Buchanan" w:date="2026-03-13T09:52:00Z" w16du:dateUtc="2026-03-13T14:52:00Z">
        <w:r w:rsidR="00B36DFA" w:rsidRPr="00393AFF">
          <w:rPr>
            <w:rFonts w:ascii="Arial" w:eastAsia="Arial" w:hAnsi="Arial" w:cs="Arial"/>
            <w:sz w:val="22"/>
            <w:szCs w:val="22"/>
          </w:rPr>
          <w:t xml:space="preserve">, and subjective word ratings </w:t>
        </w:r>
      </w:ins>
      <w:del w:id="98" w:author="Erin M. Buchanan" w:date="2026-03-13T09:52:00Z" w16du:dateUtc="2026-03-13T14:52:00Z">
        <w:r w:rsidRPr="00393AFF" w:rsidDel="00B36DFA">
          <w:rPr>
            <w:rFonts w:ascii="Arial" w:eastAsia="Arial" w:hAnsi="Arial" w:cs="Arial"/>
            <w:sz w:val="22"/>
            <w:szCs w:val="22"/>
          </w:rPr>
          <w:delText xml:space="preserve"> for prime and target words </w:delText>
        </w:r>
      </w:del>
      <w:r w:rsidRPr="00393AFF">
        <w:rPr>
          <w:rFonts w:ascii="Arial" w:eastAsia="Arial" w:hAnsi="Arial" w:cs="Arial"/>
          <w:sz w:val="22"/>
          <w:szCs w:val="22"/>
        </w:rPr>
        <w:t xml:space="preserve">in up to </w:t>
      </w:r>
      <w:r w:rsidR="0067657A" w:rsidRPr="00393AFF">
        <w:rPr>
          <w:rFonts w:ascii="Arial" w:eastAsia="Arial" w:hAnsi="Arial" w:cs="Arial"/>
          <w:sz w:val="22"/>
          <w:szCs w:val="22"/>
        </w:rPr>
        <w:t>4</w:t>
      </w:r>
      <w:r w:rsidRPr="00393AFF">
        <w:rPr>
          <w:rFonts w:ascii="Arial" w:eastAsia="Arial" w:hAnsi="Arial" w:cs="Arial"/>
          <w:sz w:val="22"/>
          <w:szCs w:val="22"/>
        </w:rPr>
        <w:t xml:space="preserve">5 languages, as available on the Open Subtitles Project. </w:t>
      </w:r>
      <w:del w:id="99" w:author="Erin M. Buchanan" w:date="2026-03-13T09:52:00Z" w16du:dateUtc="2026-03-13T14:52:00Z">
        <w:r w:rsidRPr="00393AFF" w:rsidDel="00AA4DDF">
          <w:rPr>
            <w:rFonts w:ascii="Arial" w:eastAsia="Arial" w:hAnsi="Arial" w:cs="Arial"/>
            <w:sz w:val="22"/>
            <w:szCs w:val="22"/>
          </w:rPr>
          <w:delText>Further, these prime and target words will be supplemented with variables that are theoretically important for research in cognitive architectures to provide a dataset with less missing data</w:delText>
        </w:r>
        <w:r w:rsidR="0067657A" w:rsidRPr="00393AFF" w:rsidDel="00AA4DDF">
          <w:rPr>
            <w:rFonts w:ascii="Arial" w:eastAsia="Arial" w:hAnsi="Arial" w:cs="Arial"/>
            <w:sz w:val="22"/>
            <w:szCs w:val="22"/>
          </w:rPr>
          <w:delText xml:space="preserve"> (familiarity, age of acquisition, arousal, valence, concreteness,</w:delText>
        </w:r>
        <w:r w:rsidR="00E46B7E" w:rsidRPr="00393AFF" w:rsidDel="00AA4DDF">
          <w:rPr>
            <w:rFonts w:ascii="Arial" w:eastAsia="Arial" w:hAnsi="Arial" w:cs="Arial"/>
            <w:sz w:val="22"/>
            <w:szCs w:val="22"/>
          </w:rPr>
          <w:delText xml:space="preserve"> and</w:delText>
        </w:r>
        <w:r w:rsidR="0067657A" w:rsidRPr="00393AFF" w:rsidDel="00AA4DDF">
          <w:rPr>
            <w:rFonts w:ascii="Arial" w:eastAsia="Arial" w:hAnsi="Arial" w:cs="Arial"/>
            <w:sz w:val="22"/>
            <w:szCs w:val="22"/>
          </w:rPr>
          <w:delText xml:space="preserve"> imageability)</w:delText>
        </w:r>
        <w:r w:rsidRPr="00393AFF" w:rsidDel="00AA4DDF">
          <w:rPr>
            <w:rFonts w:ascii="Arial" w:eastAsia="Arial" w:hAnsi="Arial" w:cs="Arial"/>
            <w:sz w:val="22"/>
            <w:szCs w:val="22"/>
          </w:rPr>
          <w:delText xml:space="preserve">. </w:delText>
        </w:r>
      </w:del>
      <w:r w:rsidRPr="00393AFF">
        <w:rPr>
          <w:rFonts w:ascii="Arial" w:eastAsia="Arial" w:hAnsi="Arial" w:cs="Arial"/>
          <w:sz w:val="22"/>
          <w:szCs w:val="22"/>
        </w:rPr>
        <w:t>The dataset provided allows researchers to continue to use these datasets to select carefully controlled stimuli, as well as investigate questions about items, participants, reliability, and language.</w:t>
      </w:r>
    </w:p>
    <w:p w14:paraId="091C843F" w14:textId="77777777" w:rsidR="007266ED" w:rsidRPr="00393AFF" w:rsidRDefault="00000000">
      <w:pPr>
        <w:pStyle w:val="Heading3"/>
        <w:rPr>
          <w:rFonts w:ascii="Arial" w:eastAsia="Arial" w:hAnsi="Arial" w:cs="Arial"/>
          <w:sz w:val="26"/>
          <w:szCs w:val="26"/>
        </w:rPr>
      </w:pPr>
      <w:bookmarkStart w:id="100" w:name="_Toc224292192"/>
      <w:r w:rsidRPr="00393AFF">
        <w:rPr>
          <w:rFonts w:ascii="Arial" w:eastAsia="Arial" w:hAnsi="Arial" w:cs="Arial"/>
          <w:sz w:val="26"/>
          <w:szCs w:val="26"/>
        </w:rPr>
        <w:t>Project Methodology:</w:t>
      </w:r>
      <w:bookmarkEnd w:id="100"/>
      <w:r w:rsidRPr="00393AFF">
        <w:rPr>
          <w:rFonts w:ascii="Arial" w:eastAsia="Arial" w:hAnsi="Arial" w:cs="Arial"/>
          <w:sz w:val="26"/>
          <w:szCs w:val="26"/>
        </w:rPr>
        <w:t xml:space="preserve"> </w:t>
      </w:r>
    </w:p>
    <w:p w14:paraId="260A28C6" w14:textId="77777777" w:rsidR="007266ED" w:rsidRPr="00393AFF" w:rsidRDefault="007266ED">
      <w:pPr>
        <w:rPr>
          <w:rFonts w:ascii="Arial" w:eastAsia="Arial" w:hAnsi="Arial" w:cs="Arial"/>
          <w:b/>
          <w:sz w:val="22"/>
          <w:szCs w:val="22"/>
        </w:rPr>
      </w:pPr>
    </w:p>
    <w:p w14:paraId="6ECAFD22" w14:textId="27B32C65" w:rsidR="007266ED" w:rsidRPr="00393AFF" w:rsidRDefault="004A294F">
      <w:pPr>
        <w:rPr>
          <w:rFonts w:ascii="Arial" w:eastAsia="Arial" w:hAnsi="Arial" w:cs="Arial"/>
          <w:b/>
          <w:sz w:val="22"/>
          <w:szCs w:val="22"/>
        </w:rPr>
      </w:pPr>
      <w:ins w:id="101" w:author="Erin M. Buchanan" w:date="2026-03-13T09:55:00Z" w16du:dateUtc="2026-03-13T14:55:00Z">
        <w:r w:rsidRPr="00393AFF">
          <w:rPr>
            <w:rFonts w:ascii="Arial" w:eastAsia="Arial" w:hAnsi="Arial" w:cs="Arial"/>
            <w:b/>
            <w:sz w:val="22"/>
            <w:szCs w:val="22"/>
          </w:rPr>
          <w:t xml:space="preserve">Power Estimates for </w:t>
        </w:r>
      </w:ins>
      <w:r w:rsidR="00000000" w:rsidRPr="00393AFF">
        <w:rPr>
          <w:rFonts w:ascii="Arial" w:eastAsia="Arial" w:hAnsi="Arial" w:cs="Arial"/>
          <w:b/>
          <w:sz w:val="22"/>
          <w:szCs w:val="22"/>
        </w:rPr>
        <w:t>Participants</w:t>
      </w:r>
      <w:r w:rsidR="00432752" w:rsidRPr="00393AFF">
        <w:rPr>
          <w:rFonts w:ascii="Arial" w:eastAsia="Arial" w:hAnsi="Arial" w:cs="Arial"/>
          <w:b/>
          <w:sz w:val="22"/>
          <w:szCs w:val="22"/>
        </w:rPr>
        <w:t>: Priming Data</w:t>
      </w:r>
    </w:p>
    <w:p w14:paraId="7C5DECF2" w14:textId="77777777" w:rsidR="007266ED" w:rsidRPr="00393AFF" w:rsidRDefault="007266ED">
      <w:pPr>
        <w:rPr>
          <w:rFonts w:ascii="Arial" w:eastAsia="Arial" w:hAnsi="Arial" w:cs="Arial"/>
          <w:b/>
          <w:sz w:val="22"/>
          <w:szCs w:val="22"/>
        </w:rPr>
      </w:pPr>
    </w:p>
    <w:p w14:paraId="3A57F9D3" w14:textId="2DE7F0C0" w:rsidR="007266ED" w:rsidRPr="00393AFF" w:rsidRDefault="00000000">
      <w:pPr>
        <w:rPr>
          <w:rFonts w:ascii="Arial" w:eastAsia="Arial" w:hAnsi="Arial" w:cs="Arial"/>
          <w:sz w:val="22"/>
          <w:szCs w:val="22"/>
        </w:rPr>
      </w:pPr>
      <w:r w:rsidRPr="00393AFF">
        <w:rPr>
          <w:rFonts w:ascii="Arial" w:eastAsia="Arial" w:hAnsi="Arial" w:cs="Arial"/>
          <w:sz w:val="22"/>
          <w:szCs w:val="22"/>
        </w:rPr>
        <w:t>Data from the English Lexicon Project</w:t>
      </w:r>
      <w:r w:rsidR="007266ED" w:rsidRPr="00393AFF">
        <w:rPr>
          <w:rFonts w:ascii="Arial" w:hAnsi="Arial" w:cs="Arial"/>
          <w:rPrChange w:id="102" w:author="Erin M. Buchanan" w:date="2026-03-13T10:05:00Z" w16du:dateUtc="2026-03-13T15:05:00Z">
            <w:rPr/>
          </w:rPrChange>
        </w:rPr>
        <w:fldChar w:fldCharType="begin"/>
      </w:r>
      <w:r w:rsidR="007266ED" w:rsidRPr="00393AFF">
        <w:rPr>
          <w:rFonts w:ascii="Arial" w:hAnsi="Arial" w:cs="Arial"/>
          <w:rPrChange w:id="103" w:author="Erin M. Buchanan" w:date="2026-03-13T10:05:00Z" w16du:dateUtc="2026-03-13T15:05:00Z">
            <w:rPr/>
          </w:rPrChange>
        </w:rPr>
        <w:instrText>HYPERLINK "https://paperpile.com/c/d09zVa/o46g" \h</w:instrText>
      </w:r>
      <w:r w:rsidR="007266ED" w:rsidRPr="00393AFF">
        <w:rPr>
          <w:rFonts w:ascii="Arial" w:hAnsi="Arial" w:cs="Arial"/>
          <w:rPrChange w:id="104" w:author="Erin M. Buchanan" w:date="2026-03-13T10:05:00Z" w16du:dateUtc="2026-03-13T15:05:00Z">
            <w:rPr/>
          </w:rPrChange>
        </w:rPr>
      </w:r>
      <w:r w:rsidR="007266ED" w:rsidRPr="00393AFF">
        <w:rPr>
          <w:rFonts w:ascii="Arial" w:hAnsi="Arial" w:cs="Arial"/>
          <w:rPrChange w:id="105" w:author="Erin M. Buchanan" w:date="2026-03-13T10:05:00Z" w16du:dateUtc="2026-03-13T15:05:00Z">
            <w:rPr/>
          </w:rPrChange>
        </w:rPr>
        <w:fldChar w:fldCharType="separate"/>
      </w:r>
      <w:r w:rsidR="007266ED" w:rsidRPr="00393AFF">
        <w:rPr>
          <w:rFonts w:ascii="Arial" w:eastAsia="Arial" w:hAnsi="Arial" w:cs="Arial"/>
          <w:sz w:val="22"/>
          <w:szCs w:val="22"/>
        </w:rPr>
        <w:t xml:space="preserve"> (Balota et al., 2007)</w:t>
      </w:r>
      <w:r w:rsidR="007266ED" w:rsidRPr="00393AFF">
        <w:rPr>
          <w:rFonts w:ascii="Arial" w:hAnsi="Arial" w:cs="Arial"/>
          <w:rPrChange w:id="106" w:author="Erin M. Buchanan" w:date="2026-03-13T10:05:00Z" w16du:dateUtc="2026-03-13T15:05:00Z">
            <w:rPr/>
          </w:rPrChange>
        </w:rPr>
        <w:fldChar w:fldCharType="end"/>
      </w:r>
      <w:r w:rsidRPr="00393AFF">
        <w:rPr>
          <w:rFonts w:ascii="Arial" w:eastAsia="Arial" w:hAnsi="Arial" w:cs="Arial"/>
          <w:sz w:val="22"/>
          <w:szCs w:val="22"/>
        </w:rPr>
        <w:t xml:space="preserve"> and the Semantic Priming Project</w:t>
      </w:r>
      <w:r w:rsidR="007266ED" w:rsidRPr="00393AFF">
        <w:rPr>
          <w:rFonts w:ascii="Arial" w:hAnsi="Arial" w:cs="Arial"/>
          <w:rPrChange w:id="107" w:author="Erin M. Buchanan" w:date="2026-03-13T10:05:00Z" w16du:dateUtc="2026-03-13T15:05:00Z">
            <w:rPr/>
          </w:rPrChange>
        </w:rPr>
        <w:fldChar w:fldCharType="begin"/>
      </w:r>
      <w:r w:rsidR="007266ED" w:rsidRPr="00393AFF">
        <w:rPr>
          <w:rFonts w:ascii="Arial" w:hAnsi="Arial" w:cs="Arial"/>
          <w:rPrChange w:id="108" w:author="Erin M. Buchanan" w:date="2026-03-13T10:05:00Z" w16du:dateUtc="2026-03-13T15:05:00Z">
            <w:rPr/>
          </w:rPrChange>
        </w:rPr>
        <w:instrText>HYPERLINK "https://paperpile.com/c/d09zVa/mfwo" \h</w:instrText>
      </w:r>
      <w:r w:rsidR="007266ED" w:rsidRPr="00393AFF">
        <w:rPr>
          <w:rFonts w:ascii="Arial" w:hAnsi="Arial" w:cs="Arial"/>
          <w:rPrChange w:id="109" w:author="Erin M. Buchanan" w:date="2026-03-13T10:05:00Z" w16du:dateUtc="2026-03-13T15:05:00Z">
            <w:rPr/>
          </w:rPrChange>
        </w:rPr>
      </w:r>
      <w:r w:rsidR="007266ED" w:rsidRPr="00393AFF">
        <w:rPr>
          <w:rFonts w:ascii="Arial" w:hAnsi="Arial" w:cs="Arial"/>
          <w:rPrChange w:id="110" w:author="Erin M. Buchanan" w:date="2026-03-13T10:05:00Z" w16du:dateUtc="2026-03-13T15:05:00Z">
            <w:rPr/>
          </w:rPrChange>
        </w:rPr>
        <w:fldChar w:fldCharType="separate"/>
      </w:r>
      <w:r w:rsidR="007266ED" w:rsidRPr="00393AFF">
        <w:rPr>
          <w:rFonts w:ascii="Arial" w:eastAsia="Arial" w:hAnsi="Arial" w:cs="Arial"/>
          <w:sz w:val="22"/>
          <w:szCs w:val="22"/>
        </w:rPr>
        <w:t xml:space="preserve"> (Hutchison et al., 2013)</w:t>
      </w:r>
      <w:r w:rsidR="007266ED" w:rsidRPr="00393AFF">
        <w:rPr>
          <w:rFonts w:ascii="Arial" w:hAnsi="Arial" w:cs="Arial"/>
          <w:rPrChange w:id="111" w:author="Erin M. Buchanan" w:date="2026-03-13T10:05:00Z" w16du:dateUtc="2026-03-13T15:05:00Z">
            <w:rPr/>
          </w:rPrChange>
        </w:rPr>
        <w:fldChar w:fldCharType="end"/>
      </w:r>
      <w:r w:rsidRPr="00393AFF">
        <w:rPr>
          <w:rFonts w:ascii="Arial" w:eastAsia="Arial" w:hAnsi="Arial" w:cs="Arial"/>
          <w:sz w:val="22"/>
          <w:szCs w:val="22"/>
        </w:rPr>
        <w:t xml:space="preserve"> were used to estimate the minimum sample size necessary for the study. The aim of this study is to provide a large dataset, rather than test a hypothesis, so traditional ways to estimate sample size via power and effect size were not applicable. Therefore, an accuracy in parameter estimation approach was employed using the previous data as a metric. In this approach, one focuses on finding a confidence interval around a parameter that would be “sufficiently narrow”</w:t>
      </w:r>
      <w:r w:rsidR="007266ED" w:rsidRPr="00393AFF">
        <w:rPr>
          <w:rFonts w:ascii="Arial" w:hAnsi="Arial" w:cs="Arial"/>
          <w:rPrChange w:id="112" w:author="Erin M. Buchanan" w:date="2026-03-13T10:05:00Z" w16du:dateUtc="2026-03-13T15:05:00Z">
            <w:rPr/>
          </w:rPrChange>
        </w:rPr>
        <w:fldChar w:fldCharType="begin"/>
      </w:r>
      <w:r w:rsidR="007266ED" w:rsidRPr="00393AFF">
        <w:rPr>
          <w:rFonts w:ascii="Arial" w:hAnsi="Arial" w:cs="Arial"/>
          <w:rPrChange w:id="113" w:author="Erin M. Buchanan" w:date="2026-03-13T10:05:00Z" w16du:dateUtc="2026-03-13T15:05:00Z">
            <w:rPr/>
          </w:rPrChange>
        </w:rPr>
        <w:instrText>HYPERLINK "https://paperpile.com/c/d09zVa/J8iv+vG6z+ZIrT" \h</w:instrText>
      </w:r>
      <w:r w:rsidR="007266ED" w:rsidRPr="00393AFF">
        <w:rPr>
          <w:rFonts w:ascii="Arial" w:hAnsi="Arial" w:cs="Arial"/>
          <w:rPrChange w:id="114" w:author="Erin M. Buchanan" w:date="2026-03-13T10:05:00Z" w16du:dateUtc="2026-03-13T15:05:00Z">
            <w:rPr/>
          </w:rPrChange>
        </w:rPr>
      </w:r>
      <w:r w:rsidR="007266ED" w:rsidRPr="00393AFF">
        <w:rPr>
          <w:rFonts w:ascii="Arial" w:hAnsi="Arial" w:cs="Arial"/>
          <w:rPrChange w:id="115" w:author="Erin M. Buchanan" w:date="2026-03-13T10:05:00Z" w16du:dateUtc="2026-03-13T15:05:00Z">
            <w:rPr/>
          </w:rPrChange>
        </w:rPr>
        <w:fldChar w:fldCharType="separate"/>
      </w:r>
      <w:r w:rsidR="007266ED" w:rsidRPr="00393AFF">
        <w:rPr>
          <w:rFonts w:ascii="Arial" w:eastAsia="Arial" w:hAnsi="Arial" w:cs="Arial"/>
          <w:sz w:val="22"/>
          <w:szCs w:val="22"/>
        </w:rPr>
        <w:t xml:space="preserve"> (Kelley, 2007; Kelley, Darku, &amp; Chattopadhyay, 2018; Maxwell, Kelley, &amp; Rausch, 2008)</w:t>
      </w:r>
      <w:r w:rsidR="007266ED" w:rsidRPr="00393AFF">
        <w:rPr>
          <w:rFonts w:ascii="Arial" w:hAnsi="Arial" w:cs="Arial"/>
          <w:rPrChange w:id="116" w:author="Erin M. Buchanan" w:date="2026-03-13T10:05:00Z" w16du:dateUtc="2026-03-13T15:05:00Z">
            <w:rPr/>
          </w:rPrChange>
        </w:rPr>
        <w:fldChar w:fldCharType="end"/>
      </w:r>
      <w:r w:rsidRPr="00393AFF">
        <w:rPr>
          <w:rFonts w:ascii="Arial" w:eastAsia="Arial" w:hAnsi="Arial" w:cs="Arial"/>
          <w:b/>
          <w:sz w:val="22"/>
          <w:szCs w:val="22"/>
        </w:rPr>
        <w:t xml:space="preserve">. </w:t>
      </w:r>
      <w:r w:rsidRPr="00393AFF">
        <w:rPr>
          <w:rFonts w:ascii="Arial" w:eastAsia="Arial" w:hAnsi="Arial" w:cs="Arial"/>
          <w:sz w:val="22"/>
          <w:szCs w:val="22"/>
        </w:rPr>
        <w:t>Both the English Lexicon Project and Semantic Priming Project used a lexical decision task, which will be employed in this study. These data were used to estimate the likely standard errors of lexical decision data for individual words. These values were used as the rubric of accurately measured lexical decision response latencies.</w:t>
      </w:r>
    </w:p>
    <w:p w14:paraId="5C17DB82" w14:textId="77777777" w:rsidR="007266ED" w:rsidRPr="00393AFF" w:rsidRDefault="007266ED">
      <w:pPr>
        <w:rPr>
          <w:rFonts w:ascii="Arial" w:eastAsia="Arial" w:hAnsi="Arial" w:cs="Arial"/>
          <w:sz w:val="22"/>
          <w:szCs w:val="22"/>
        </w:rPr>
      </w:pPr>
    </w:p>
    <w:p w14:paraId="1A4CEB7C" w14:textId="1D966D50" w:rsidR="007266ED" w:rsidRPr="0035079E" w:rsidRDefault="00000000">
      <w:pPr>
        <w:rPr>
          <w:rFonts w:ascii="Arial" w:eastAsia="Arial" w:hAnsi="Arial" w:cs="Arial"/>
          <w:sz w:val="22"/>
          <w:szCs w:val="22"/>
        </w:rPr>
      </w:pPr>
      <w:r w:rsidRPr="00393AFF">
        <w:rPr>
          <w:rFonts w:ascii="Arial" w:eastAsia="Arial" w:hAnsi="Arial" w:cs="Arial"/>
          <w:sz w:val="22"/>
          <w:szCs w:val="22"/>
        </w:rPr>
        <w:lastRenderedPageBreak/>
        <w:t xml:space="preserve">Given proposed standard error value, the data was then sampled with replacement to determine the sample size that would provide that standard error value. One hundred words within the data were selected, and samples starting at </w:t>
      </w:r>
      <w:r w:rsidRPr="00393AFF">
        <w:rPr>
          <w:rFonts w:ascii="Arial" w:eastAsia="Arial" w:hAnsi="Arial" w:cs="Arial"/>
          <w:i/>
          <w:sz w:val="22"/>
          <w:szCs w:val="22"/>
        </w:rPr>
        <w:t>n</w:t>
      </w:r>
      <w:r w:rsidRPr="00393AFF">
        <w:rPr>
          <w:rFonts w:ascii="Arial" w:eastAsia="Arial" w:hAnsi="Arial" w:cs="Arial"/>
          <w:sz w:val="22"/>
          <w:szCs w:val="22"/>
        </w:rPr>
        <w:t xml:space="preserve"> = 5 to </w:t>
      </w:r>
      <w:r w:rsidRPr="00393AFF">
        <w:rPr>
          <w:rFonts w:ascii="Arial" w:eastAsia="Arial" w:hAnsi="Arial" w:cs="Arial"/>
          <w:i/>
          <w:sz w:val="22"/>
          <w:szCs w:val="22"/>
        </w:rPr>
        <w:t>n</w:t>
      </w:r>
      <w:r w:rsidRPr="00393AFF">
        <w:rPr>
          <w:rFonts w:ascii="Arial" w:eastAsia="Arial" w:hAnsi="Arial" w:cs="Arial"/>
          <w:sz w:val="22"/>
          <w:szCs w:val="22"/>
        </w:rPr>
        <w:t xml:space="preserve"> = 400 were selected (increasing in units of five). The standard error for each of these samples was then calculated for the simulation, and the percent of samples with standard errors at or less than the </w:t>
      </w:r>
      <w:r w:rsidRPr="0035079E">
        <w:rPr>
          <w:rFonts w:ascii="Arial" w:eastAsia="Arial" w:hAnsi="Arial" w:cs="Arial"/>
          <w:sz w:val="22"/>
          <w:szCs w:val="22"/>
        </w:rPr>
        <w:t xml:space="preserve">estimated population value was then tabulated. From this calculation, </w:t>
      </w:r>
      <w:r w:rsidRPr="0035079E">
        <w:rPr>
          <w:rFonts w:ascii="Arial" w:eastAsia="Arial" w:hAnsi="Arial" w:cs="Arial"/>
          <w:i/>
          <w:sz w:val="22"/>
          <w:szCs w:val="22"/>
        </w:rPr>
        <w:t>n</w:t>
      </w:r>
      <w:r w:rsidRPr="0035079E">
        <w:rPr>
          <w:rFonts w:ascii="Arial" w:eastAsia="Arial" w:hAnsi="Arial" w:cs="Arial"/>
          <w:sz w:val="22"/>
          <w:szCs w:val="22"/>
        </w:rPr>
        <w:t xml:space="preserve"> for each target concept was estimated at 100-320 participants. The design of the study, the number of words per session, expected data loss due to incorrect answers, number of target words desired, and number of required conditions were all </w:t>
      </w:r>
      <w:del w:id="117" w:author="Erin M. Buchanan" w:date="2026-03-13T10:05:00Z" w16du:dateUtc="2026-03-13T15:05:00Z">
        <w:r w:rsidRPr="0035079E" w:rsidDel="00F7206F">
          <w:rPr>
            <w:rFonts w:ascii="Arial" w:eastAsia="Arial" w:hAnsi="Arial" w:cs="Arial"/>
            <w:sz w:val="22"/>
            <w:szCs w:val="22"/>
          </w:rPr>
          <w:delText>taken into account</w:delText>
        </w:r>
      </w:del>
      <w:ins w:id="118" w:author="Erin M. Buchanan" w:date="2026-03-13T10:05:00Z" w16du:dateUtc="2026-03-13T15:05:00Z">
        <w:r w:rsidR="00F7206F" w:rsidRPr="0035079E">
          <w:rPr>
            <w:rFonts w:ascii="Arial" w:eastAsia="Arial" w:hAnsi="Arial" w:cs="Arial"/>
            <w:sz w:val="22"/>
            <w:szCs w:val="22"/>
          </w:rPr>
          <w:t>considered</w:t>
        </w:r>
      </w:ins>
      <w:r w:rsidRPr="0035079E">
        <w:rPr>
          <w:rFonts w:ascii="Arial" w:eastAsia="Arial" w:hAnsi="Arial" w:cs="Arial"/>
          <w:sz w:val="22"/>
          <w:szCs w:val="22"/>
        </w:rPr>
        <w:t xml:space="preserve"> and the final estimate for sample size per language is 741 to 4741. The complete code and description of this process is detailed at:</w:t>
      </w:r>
      <w:del w:id="119" w:author="Erin M. Buchanan" w:date="2026-03-13T10:05:00Z" w16du:dateUtc="2026-03-13T15:05:00Z">
        <w:r w:rsidR="007266ED" w:rsidRPr="0035079E" w:rsidDel="00F7206F">
          <w:rPr>
            <w:rFonts w:ascii="Arial" w:hAnsi="Arial" w:cs="Arial"/>
            <w:sz w:val="22"/>
            <w:szCs w:val="22"/>
            <w:rPrChange w:id="120" w:author="Erin M. Buchanan" w:date="2026-03-13T10:05:00Z" w16du:dateUtc="2026-03-13T15:05:00Z">
              <w:rPr/>
            </w:rPrChange>
          </w:rPr>
          <w:fldChar w:fldCharType="begin"/>
        </w:r>
        <w:r w:rsidR="007266ED" w:rsidRPr="0035079E" w:rsidDel="00F7206F">
          <w:rPr>
            <w:rFonts w:ascii="Arial" w:hAnsi="Arial" w:cs="Arial"/>
            <w:sz w:val="22"/>
            <w:szCs w:val="22"/>
            <w:rPrChange w:id="121" w:author="Erin M. Buchanan" w:date="2026-03-13T10:05:00Z" w16du:dateUtc="2026-03-13T15:05:00Z">
              <w:rPr/>
            </w:rPrChange>
          </w:rPr>
          <w:delInstrText>HYPERLINK "https://github.com/doomlab/SPAML/tree/master/parameter_estimation" \h</w:delInstrText>
        </w:r>
        <w:r w:rsidR="007266ED" w:rsidRPr="0035079E" w:rsidDel="00F7206F">
          <w:rPr>
            <w:rFonts w:ascii="Arial" w:hAnsi="Arial" w:cs="Arial"/>
            <w:sz w:val="22"/>
            <w:szCs w:val="22"/>
            <w:rPrChange w:id="122" w:author="Erin M. Buchanan" w:date="2026-03-13T10:05:00Z" w16du:dateUtc="2026-03-13T15:05:00Z">
              <w:rPr/>
            </w:rPrChange>
          </w:rPr>
        </w:r>
        <w:r w:rsidR="007266ED" w:rsidRPr="0035079E" w:rsidDel="00F7206F">
          <w:rPr>
            <w:rFonts w:ascii="Arial" w:hAnsi="Arial" w:cs="Arial"/>
            <w:sz w:val="22"/>
            <w:szCs w:val="22"/>
            <w:rPrChange w:id="123" w:author="Erin M. Buchanan" w:date="2026-03-13T10:05:00Z" w16du:dateUtc="2026-03-13T15:05:00Z">
              <w:rPr/>
            </w:rPrChange>
          </w:rPr>
          <w:fldChar w:fldCharType="separate"/>
        </w:r>
        <w:r w:rsidR="007266ED" w:rsidRPr="0035079E" w:rsidDel="00F7206F">
          <w:rPr>
            <w:rFonts w:ascii="Arial" w:eastAsia="Arial" w:hAnsi="Arial" w:cs="Arial"/>
            <w:sz w:val="22"/>
            <w:szCs w:val="22"/>
          </w:rPr>
          <w:delText xml:space="preserve"> </w:delText>
        </w:r>
        <w:r w:rsidR="007266ED" w:rsidRPr="0035079E" w:rsidDel="00F7206F">
          <w:rPr>
            <w:rFonts w:ascii="Arial" w:hAnsi="Arial" w:cs="Arial"/>
            <w:sz w:val="22"/>
            <w:szCs w:val="22"/>
            <w:rPrChange w:id="124" w:author="Erin M. Buchanan" w:date="2026-03-13T10:05:00Z" w16du:dateUtc="2026-03-13T15:05:00Z">
              <w:rPr/>
            </w:rPrChange>
          </w:rPr>
          <w:fldChar w:fldCharType="end"/>
        </w:r>
        <w:r w:rsidR="007266ED" w:rsidRPr="0035079E" w:rsidDel="00F7206F">
          <w:rPr>
            <w:rFonts w:ascii="Arial" w:hAnsi="Arial" w:cs="Arial"/>
            <w:sz w:val="22"/>
            <w:szCs w:val="22"/>
            <w:rPrChange w:id="125" w:author="Erin M. Buchanan" w:date="2026-03-13T10:05:00Z" w16du:dateUtc="2026-03-13T15:05:00Z">
              <w:rPr/>
            </w:rPrChange>
          </w:rPr>
          <w:fldChar w:fldCharType="begin"/>
        </w:r>
        <w:r w:rsidR="007266ED" w:rsidRPr="0035079E" w:rsidDel="00F7206F">
          <w:rPr>
            <w:rFonts w:ascii="Arial" w:hAnsi="Arial" w:cs="Arial"/>
            <w:sz w:val="22"/>
            <w:szCs w:val="22"/>
            <w:rPrChange w:id="126" w:author="Erin M. Buchanan" w:date="2026-03-13T10:05:00Z" w16du:dateUtc="2026-03-13T15:05:00Z">
              <w:rPr/>
            </w:rPrChange>
          </w:rPr>
          <w:delInstrText>HYPERLINK "https://github.com/SemanticPriming/SPAML/blob/master/02_Power/power_aipe.pdf" \h</w:delInstrText>
        </w:r>
        <w:r w:rsidR="007266ED" w:rsidRPr="0035079E" w:rsidDel="00F7206F">
          <w:rPr>
            <w:rFonts w:ascii="Arial" w:hAnsi="Arial" w:cs="Arial"/>
            <w:sz w:val="22"/>
            <w:szCs w:val="22"/>
            <w:rPrChange w:id="127" w:author="Erin M. Buchanan" w:date="2026-03-13T10:05:00Z" w16du:dateUtc="2026-03-13T15:05:00Z">
              <w:rPr/>
            </w:rPrChange>
          </w:rPr>
        </w:r>
        <w:r w:rsidR="007266ED" w:rsidRPr="0035079E" w:rsidDel="00F7206F">
          <w:rPr>
            <w:rFonts w:ascii="Arial" w:hAnsi="Arial" w:cs="Arial"/>
            <w:sz w:val="22"/>
            <w:szCs w:val="22"/>
            <w:rPrChange w:id="128" w:author="Erin M. Buchanan" w:date="2026-03-13T10:05:00Z" w16du:dateUtc="2026-03-13T15:05:00Z">
              <w:rPr/>
            </w:rPrChange>
          </w:rPr>
          <w:fldChar w:fldCharType="separate"/>
        </w:r>
        <w:r w:rsidR="007266ED" w:rsidRPr="0035079E" w:rsidDel="00F7206F">
          <w:rPr>
            <w:rFonts w:ascii="Arial" w:eastAsia="Arial" w:hAnsi="Arial" w:cs="Arial"/>
            <w:sz w:val="22"/>
            <w:szCs w:val="22"/>
            <w:u w:val="single"/>
          </w:rPr>
          <w:delText>he</w:delText>
        </w:r>
        <w:r w:rsidR="007266ED" w:rsidRPr="0035079E" w:rsidDel="00F7206F">
          <w:rPr>
            <w:rFonts w:ascii="Arial" w:eastAsia="Arial" w:hAnsi="Arial" w:cs="Arial"/>
            <w:sz w:val="22"/>
            <w:szCs w:val="22"/>
            <w:u w:val="single"/>
          </w:rPr>
          <w:delText>r</w:delText>
        </w:r>
        <w:r w:rsidR="007266ED" w:rsidRPr="0035079E" w:rsidDel="00F7206F">
          <w:rPr>
            <w:rFonts w:ascii="Arial" w:eastAsia="Arial" w:hAnsi="Arial" w:cs="Arial"/>
            <w:sz w:val="22"/>
            <w:szCs w:val="22"/>
            <w:u w:val="single"/>
          </w:rPr>
          <w:delText>e</w:delText>
        </w:r>
        <w:r w:rsidR="007266ED" w:rsidRPr="0035079E" w:rsidDel="00F7206F">
          <w:rPr>
            <w:rFonts w:ascii="Arial" w:hAnsi="Arial" w:cs="Arial"/>
            <w:sz w:val="22"/>
            <w:szCs w:val="22"/>
            <w:rPrChange w:id="129" w:author="Erin M. Buchanan" w:date="2026-03-13T10:05:00Z" w16du:dateUtc="2026-03-13T15:05:00Z">
              <w:rPr/>
            </w:rPrChange>
          </w:rPr>
          <w:fldChar w:fldCharType="end"/>
        </w:r>
        <w:r w:rsidRPr="0035079E" w:rsidDel="00F7206F">
          <w:rPr>
            <w:rFonts w:ascii="Arial" w:eastAsia="Arial" w:hAnsi="Arial" w:cs="Arial"/>
            <w:sz w:val="22"/>
            <w:szCs w:val="22"/>
          </w:rPr>
          <w:delText>.</w:delText>
        </w:r>
      </w:del>
      <w:ins w:id="130" w:author="Erin M. Buchanan" w:date="2026-03-13T10:05:00Z" w16du:dateUtc="2026-03-13T15:05:00Z">
        <w:r w:rsidR="00F7206F" w:rsidRPr="0035079E">
          <w:rPr>
            <w:rFonts w:ascii="Arial" w:hAnsi="Arial" w:cs="Arial"/>
            <w:sz w:val="22"/>
            <w:szCs w:val="22"/>
            <w:rPrChange w:id="131" w:author="Erin M. Buchanan" w:date="2026-03-13T10:05:00Z" w16du:dateUtc="2026-03-13T15:05:00Z">
              <w:rPr>
                <w:rFonts w:ascii="Arial" w:hAnsi="Arial" w:cs="Arial"/>
              </w:rPr>
            </w:rPrChange>
          </w:rPr>
          <w:t xml:space="preserve"> </w:t>
        </w:r>
        <w:r w:rsidR="00F7206F" w:rsidRPr="0035079E">
          <w:rPr>
            <w:rFonts w:ascii="Arial" w:hAnsi="Arial" w:cs="Arial"/>
            <w:sz w:val="22"/>
            <w:szCs w:val="22"/>
            <w:rPrChange w:id="132" w:author="Erin M. Buchanan" w:date="2026-03-13T10:05:00Z" w16du:dateUtc="2026-03-13T15:05:00Z">
              <w:rPr>
                <w:rFonts w:ascii="Arial" w:hAnsi="Arial" w:cs="Arial"/>
              </w:rPr>
            </w:rPrChange>
          </w:rPr>
          <w:t>https://github.com/SemanticPriming/SPAML/blob/master/02_Power/power_aipe.pdf</w:t>
        </w:r>
        <w:r w:rsidR="00F7206F" w:rsidRPr="0035079E">
          <w:rPr>
            <w:rFonts w:ascii="Arial" w:hAnsi="Arial" w:cs="Arial"/>
            <w:sz w:val="22"/>
            <w:szCs w:val="22"/>
            <w:rPrChange w:id="133" w:author="Erin M. Buchanan" w:date="2026-03-13T10:05:00Z" w16du:dateUtc="2026-03-13T15:05:00Z">
              <w:rPr>
                <w:rFonts w:ascii="Arial" w:hAnsi="Arial" w:cs="Arial"/>
              </w:rPr>
            </w:rPrChange>
          </w:rPr>
          <w:t>.</w:t>
        </w:r>
      </w:ins>
    </w:p>
    <w:p w14:paraId="13F2C50C" w14:textId="77777777" w:rsidR="007266ED" w:rsidRPr="0035079E" w:rsidRDefault="007266ED">
      <w:pPr>
        <w:rPr>
          <w:rFonts w:ascii="Arial" w:eastAsia="Arial" w:hAnsi="Arial" w:cs="Arial"/>
          <w:sz w:val="22"/>
          <w:szCs w:val="22"/>
        </w:rPr>
      </w:pPr>
    </w:p>
    <w:p w14:paraId="637E1E65" w14:textId="175F88CF" w:rsidR="007266ED" w:rsidRPr="00393AFF" w:rsidRDefault="00000000">
      <w:pPr>
        <w:rPr>
          <w:rFonts w:ascii="Arial" w:eastAsia="Arial" w:hAnsi="Arial" w:cs="Arial"/>
          <w:sz w:val="22"/>
          <w:szCs w:val="22"/>
        </w:rPr>
      </w:pPr>
      <w:r w:rsidRPr="0035079E">
        <w:rPr>
          <w:rFonts w:ascii="Arial" w:eastAsia="Arial" w:hAnsi="Arial" w:cs="Arial"/>
          <w:sz w:val="22"/>
          <w:szCs w:val="22"/>
        </w:rPr>
        <w:t xml:space="preserve">This sample size estimation represents a major improvement from previous database collection studies, as many have used the traditional </w:t>
      </w:r>
      <w:r w:rsidRPr="0035079E">
        <w:rPr>
          <w:rFonts w:ascii="Arial" w:eastAsia="Arial" w:hAnsi="Arial" w:cs="Arial"/>
          <w:i/>
          <w:sz w:val="22"/>
          <w:szCs w:val="22"/>
        </w:rPr>
        <w:t>n</w:t>
      </w:r>
      <w:r w:rsidRPr="0035079E">
        <w:rPr>
          <w:rFonts w:ascii="Arial" w:eastAsia="Arial" w:hAnsi="Arial" w:cs="Arial"/>
          <w:sz w:val="22"/>
          <w:szCs w:val="22"/>
        </w:rPr>
        <w:t xml:space="preserve"> &gt;= 30 </w:t>
      </w:r>
      <w:del w:id="134" w:author="Erin M. Buchanan" w:date="2026-03-13T10:05:00Z" w16du:dateUtc="2026-03-13T15:05:00Z">
        <w:r w:rsidRPr="0035079E" w:rsidDel="00F7206F">
          <w:rPr>
            <w:rFonts w:ascii="Arial" w:eastAsia="Arial" w:hAnsi="Arial" w:cs="Arial"/>
            <w:sz w:val="22"/>
            <w:szCs w:val="22"/>
          </w:rPr>
          <w:delText>as a way to</w:delText>
        </w:r>
      </w:del>
      <w:ins w:id="135" w:author="Erin M. Buchanan" w:date="2026-03-13T10:05:00Z" w16du:dateUtc="2026-03-13T15:05:00Z">
        <w:r w:rsidR="00F7206F" w:rsidRPr="0035079E">
          <w:rPr>
            <w:rFonts w:ascii="Arial" w:eastAsia="Arial" w:hAnsi="Arial" w:cs="Arial"/>
            <w:sz w:val="22"/>
            <w:szCs w:val="22"/>
          </w:rPr>
          <w:t>to</w:t>
        </w:r>
      </w:ins>
      <w:r w:rsidRPr="0035079E">
        <w:rPr>
          <w:rFonts w:ascii="Arial" w:eastAsia="Arial" w:hAnsi="Arial" w:cs="Arial"/>
          <w:sz w:val="22"/>
          <w:szCs w:val="22"/>
        </w:rPr>
        <w:t xml:space="preserve"> guess at minimum sample size. As indicated, it’s often unclear how to exactly estimate a sample size for these types of studies, and this study</w:t>
      </w:r>
      <w:r w:rsidRPr="00393AFF">
        <w:rPr>
          <w:rFonts w:ascii="Arial" w:eastAsia="Arial" w:hAnsi="Arial" w:cs="Arial"/>
          <w:sz w:val="22"/>
          <w:szCs w:val="22"/>
        </w:rPr>
        <w:t xml:space="preserve"> will detail that procedure to provide guidance for future work. The upper range of estimated participants is high because of the uncertainty in estimating an “accurate” parameter. Because the variability of the sample size is quite large, we will employ a stopping procedure to ensure participant time and effort is maximized, and data collection is minimized. The minimum sample size will be 50 participants per concept or 741 total participants, and the maximum will be 320. </w:t>
      </w:r>
    </w:p>
    <w:p w14:paraId="3E1C7FCF" w14:textId="77777777" w:rsidR="00ED7936" w:rsidRPr="00393AFF" w:rsidRDefault="00ED7936">
      <w:pPr>
        <w:rPr>
          <w:rFonts w:ascii="Arial" w:eastAsia="Arial" w:hAnsi="Arial" w:cs="Arial"/>
          <w:sz w:val="22"/>
          <w:szCs w:val="22"/>
        </w:rPr>
      </w:pPr>
    </w:p>
    <w:p w14:paraId="4031D316" w14:textId="29F9C9DD" w:rsidR="00432752" w:rsidRPr="00393AFF" w:rsidRDefault="001F49EA" w:rsidP="00432752">
      <w:pPr>
        <w:rPr>
          <w:rFonts w:ascii="Arial" w:eastAsia="Arial" w:hAnsi="Arial" w:cs="Arial"/>
          <w:b/>
          <w:sz w:val="22"/>
          <w:szCs w:val="22"/>
        </w:rPr>
      </w:pPr>
      <w:ins w:id="136" w:author="Erin M. Buchanan" w:date="2026-03-13T09:55:00Z" w16du:dateUtc="2026-03-13T14:55:00Z">
        <w:r w:rsidRPr="00393AFF">
          <w:rPr>
            <w:rFonts w:ascii="Arial" w:eastAsia="Arial" w:hAnsi="Arial" w:cs="Arial"/>
            <w:b/>
            <w:sz w:val="22"/>
            <w:szCs w:val="22"/>
          </w:rPr>
          <w:t>Power Esti</w:t>
        </w:r>
      </w:ins>
      <w:ins w:id="137" w:author="Erin M. Buchanan" w:date="2026-03-13T09:56:00Z" w16du:dateUtc="2026-03-13T14:56:00Z">
        <w:r w:rsidRPr="00393AFF">
          <w:rPr>
            <w:rFonts w:ascii="Arial" w:eastAsia="Arial" w:hAnsi="Arial" w:cs="Arial"/>
            <w:b/>
            <w:sz w:val="22"/>
            <w:szCs w:val="22"/>
          </w:rPr>
          <w:t xml:space="preserve">mates for </w:t>
        </w:r>
      </w:ins>
      <w:r w:rsidR="00432752" w:rsidRPr="00393AFF">
        <w:rPr>
          <w:rFonts w:ascii="Arial" w:eastAsia="Arial" w:hAnsi="Arial" w:cs="Arial"/>
          <w:b/>
          <w:sz w:val="22"/>
          <w:szCs w:val="22"/>
        </w:rPr>
        <w:t>Participants: Rating Data</w:t>
      </w:r>
    </w:p>
    <w:p w14:paraId="6166CF76" w14:textId="77777777" w:rsidR="00432752" w:rsidRPr="00393AFF" w:rsidRDefault="00432752">
      <w:pPr>
        <w:rPr>
          <w:rFonts w:ascii="Arial" w:eastAsia="Arial" w:hAnsi="Arial" w:cs="Arial"/>
          <w:sz w:val="22"/>
          <w:szCs w:val="22"/>
        </w:rPr>
      </w:pPr>
    </w:p>
    <w:p w14:paraId="0D016262" w14:textId="7755FD73" w:rsidR="00ED7936" w:rsidRPr="00393AFF" w:rsidRDefault="00ED7936">
      <w:pPr>
        <w:rPr>
          <w:rFonts w:ascii="Arial" w:eastAsia="Arial" w:hAnsi="Arial" w:cs="Arial"/>
          <w:sz w:val="22"/>
          <w:szCs w:val="22"/>
        </w:rPr>
      </w:pPr>
      <w:r w:rsidRPr="00393AFF">
        <w:rPr>
          <w:rFonts w:ascii="Arial" w:eastAsia="Arial" w:hAnsi="Arial" w:cs="Arial"/>
          <w:sz w:val="22"/>
          <w:szCs w:val="22"/>
        </w:rPr>
        <w:t xml:space="preserve">ERIN NEEDS ADD STUFF HERE ABOUT THE PARTICIPANTS PER TASK </w:t>
      </w:r>
    </w:p>
    <w:p w14:paraId="7860FC01" w14:textId="77777777" w:rsidR="007266ED" w:rsidRPr="00393AFF" w:rsidRDefault="007266ED">
      <w:pPr>
        <w:rPr>
          <w:rFonts w:ascii="Arial" w:eastAsia="Arial" w:hAnsi="Arial" w:cs="Arial"/>
          <w:sz w:val="22"/>
          <w:szCs w:val="22"/>
        </w:rPr>
      </w:pPr>
    </w:p>
    <w:p w14:paraId="3BB0A11C" w14:textId="77777777" w:rsidR="007266ED" w:rsidRPr="00393AFF" w:rsidRDefault="00000000">
      <w:pPr>
        <w:rPr>
          <w:rFonts w:ascii="Arial" w:eastAsia="Arial" w:hAnsi="Arial" w:cs="Arial"/>
          <w:b/>
          <w:sz w:val="22"/>
          <w:szCs w:val="22"/>
        </w:rPr>
      </w:pPr>
      <w:r w:rsidRPr="00393AFF">
        <w:rPr>
          <w:rFonts w:ascii="Arial" w:eastAsia="Arial" w:hAnsi="Arial" w:cs="Arial"/>
          <w:b/>
          <w:sz w:val="22"/>
          <w:szCs w:val="22"/>
        </w:rPr>
        <w:t>Materials</w:t>
      </w:r>
    </w:p>
    <w:p w14:paraId="0221747C" w14:textId="77777777" w:rsidR="007266ED" w:rsidRPr="00393AFF" w:rsidRDefault="007266ED">
      <w:pPr>
        <w:rPr>
          <w:rFonts w:ascii="Arial" w:eastAsia="Arial" w:hAnsi="Arial" w:cs="Arial"/>
          <w:b/>
          <w:sz w:val="22"/>
          <w:szCs w:val="22"/>
        </w:rPr>
      </w:pPr>
    </w:p>
    <w:p w14:paraId="1505A675" w14:textId="260FF350" w:rsidR="00FA1859" w:rsidRPr="00393AFF" w:rsidDel="004A6090" w:rsidRDefault="00000000">
      <w:pPr>
        <w:rPr>
          <w:del w:id="138" w:author="Erin M. Buchanan" w:date="2026-03-13T10:03:00Z" w16du:dateUtc="2026-03-13T15:03:00Z"/>
          <w:rFonts w:ascii="Arial" w:eastAsia="Arial" w:hAnsi="Arial" w:cs="Arial"/>
          <w:sz w:val="22"/>
          <w:szCs w:val="22"/>
        </w:rPr>
      </w:pPr>
      <w:r w:rsidRPr="00393AFF">
        <w:rPr>
          <w:rFonts w:ascii="Arial" w:eastAsia="Arial" w:hAnsi="Arial" w:cs="Arial"/>
          <w:sz w:val="22"/>
          <w:szCs w:val="22"/>
        </w:rPr>
        <w:t>Semantic priming focuses on word-pair relatedness or similarity, and therefore, prime-target pairs are often chosen for their similarity in the related condition. The unrelated condition pairs are then created by shuffling the prime-target pairs so that the prime word is combined with a target word it has no relationship to. Non-words are created by changing one to two letters in a prime or target word to create a nonsense word (</w:t>
      </w:r>
      <w:r w:rsidRPr="00393AFF">
        <w:rPr>
          <w:rFonts w:ascii="Arial" w:eastAsia="Arial" w:hAnsi="Arial" w:cs="Arial"/>
          <w:i/>
          <w:sz w:val="22"/>
          <w:szCs w:val="22"/>
        </w:rPr>
        <w:t>nurse</w:t>
      </w:r>
      <w:r w:rsidRPr="00393AFF">
        <w:rPr>
          <w:rFonts w:ascii="Arial" w:eastAsia="Arial Unicode MS" w:hAnsi="Arial" w:cs="Arial"/>
          <w:sz w:val="22"/>
          <w:szCs w:val="22"/>
        </w:rPr>
        <w:t xml:space="preserve"> →</w:t>
      </w:r>
      <w:r w:rsidRPr="00393AFF">
        <w:rPr>
          <w:rFonts w:ascii="Arial" w:eastAsia="Arial" w:hAnsi="Arial" w:cs="Arial"/>
          <w:i/>
          <w:sz w:val="22"/>
          <w:szCs w:val="22"/>
        </w:rPr>
        <w:t xml:space="preserve"> lurse</w:t>
      </w:r>
      <w:r w:rsidRPr="00393AFF">
        <w:rPr>
          <w:rFonts w:ascii="Arial" w:eastAsia="Arial" w:hAnsi="Arial" w:cs="Arial"/>
          <w:sz w:val="22"/>
          <w:szCs w:val="22"/>
        </w:rPr>
        <w:t xml:space="preserve">), with the stipulation that they must be pronounceable and not pseudo-homophones (i.e., wherein the pronunciation sounds like a real word, </w:t>
      </w:r>
      <w:r w:rsidRPr="00393AFF">
        <w:rPr>
          <w:rFonts w:ascii="Arial" w:eastAsia="Arial" w:hAnsi="Arial" w:cs="Arial"/>
          <w:i/>
          <w:sz w:val="22"/>
          <w:szCs w:val="22"/>
        </w:rPr>
        <w:t>keep</w:t>
      </w:r>
      <w:r w:rsidRPr="00393AFF">
        <w:rPr>
          <w:rFonts w:ascii="Arial" w:eastAsia="Arial Unicode MS" w:hAnsi="Arial" w:cs="Arial"/>
          <w:sz w:val="22"/>
          <w:szCs w:val="22"/>
        </w:rPr>
        <w:t xml:space="preserve"> →</w:t>
      </w:r>
      <w:r w:rsidRPr="00393AFF">
        <w:rPr>
          <w:rFonts w:ascii="Arial" w:eastAsia="Arial" w:hAnsi="Arial" w:cs="Arial"/>
          <w:i/>
          <w:sz w:val="22"/>
          <w:szCs w:val="22"/>
        </w:rPr>
        <w:t xml:space="preserve"> keap</w:t>
      </w:r>
      <w:r w:rsidRPr="00393AFF">
        <w:rPr>
          <w:rFonts w:ascii="Arial" w:eastAsia="Arial" w:hAnsi="Arial" w:cs="Arial"/>
          <w:sz w:val="22"/>
          <w:szCs w:val="22"/>
        </w:rPr>
        <w:t>). Consequently, the choice of related words is key for the study. There are multiple measures of semantic similarity including the cosine between overlapping features</w:t>
      </w:r>
      <w:r w:rsidR="007266ED" w:rsidRPr="00393AFF">
        <w:rPr>
          <w:rFonts w:ascii="Arial" w:hAnsi="Arial" w:cs="Arial"/>
          <w:rPrChange w:id="139" w:author="Erin M. Buchanan" w:date="2026-03-13T10:05:00Z" w16du:dateUtc="2026-03-13T15:05:00Z">
            <w:rPr/>
          </w:rPrChange>
        </w:rPr>
        <w:fldChar w:fldCharType="begin"/>
      </w:r>
      <w:r w:rsidR="007266ED" w:rsidRPr="00393AFF">
        <w:rPr>
          <w:rFonts w:ascii="Arial" w:hAnsi="Arial" w:cs="Arial"/>
          <w:rPrChange w:id="140" w:author="Erin M. Buchanan" w:date="2026-03-13T10:05:00Z" w16du:dateUtc="2026-03-13T15:05:00Z">
            <w:rPr/>
          </w:rPrChange>
        </w:rPr>
        <w:instrText>HYPERLINK "https://paperpile.com/c/d09zVa/eXKH" \h</w:instrText>
      </w:r>
      <w:r w:rsidR="007266ED" w:rsidRPr="00393AFF">
        <w:rPr>
          <w:rFonts w:ascii="Arial" w:hAnsi="Arial" w:cs="Arial"/>
          <w:rPrChange w:id="141" w:author="Erin M. Buchanan" w:date="2026-03-13T10:05:00Z" w16du:dateUtc="2026-03-13T15:05:00Z">
            <w:rPr/>
          </w:rPrChange>
        </w:rPr>
      </w:r>
      <w:r w:rsidR="007266ED" w:rsidRPr="00393AFF">
        <w:rPr>
          <w:rFonts w:ascii="Arial" w:hAnsi="Arial" w:cs="Arial"/>
          <w:rPrChange w:id="142" w:author="Erin M. Buchanan" w:date="2026-03-13T10:05:00Z" w16du:dateUtc="2026-03-13T15:05:00Z">
            <w:rPr/>
          </w:rPrChange>
        </w:rPr>
        <w:fldChar w:fldCharType="separate"/>
      </w:r>
      <w:r w:rsidR="007266ED" w:rsidRPr="00393AFF">
        <w:rPr>
          <w:rFonts w:ascii="Arial" w:eastAsia="Arial" w:hAnsi="Arial" w:cs="Arial"/>
          <w:sz w:val="22"/>
          <w:szCs w:val="22"/>
        </w:rPr>
        <w:t xml:space="preserve"> (Buchanan et al., 2019b)</w:t>
      </w:r>
      <w:r w:rsidR="007266ED" w:rsidRPr="00393AFF">
        <w:rPr>
          <w:rFonts w:ascii="Arial" w:hAnsi="Arial" w:cs="Arial"/>
          <w:rPrChange w:id="143" w:author="Erin M. Buchanan" w:date="2026-03-13T10:05:00Z" w16du:dateUtc="2026-03-13T15:05:00Z">
            <w:rPr/>
          </w:rPrChange>
        </w:rPr>
        <w:fldChar w:fldCharType="end"/>
      </w:r>
      <w:r w:rsidRPr="00393AFF">
        <w:rPr>
          <w:rFonts w:ascii="Arial" w:eastAsia="Arial" w:hAnsi="Arial" w:cs="Arial"/>
          <w:sz w:val="22"/>
          <w:szCs w:val="22"/>
        </w:rPr>
        <w:t>, free association probabilities</w:t>
      </w:r>
      <w:r w:rsidR="007266ED" w:rsidRPr="00393AFF">
        <w:rPr>
          <w:rFonts w:ascii="Arial" w:hAnsi="Arial" w:cs="Arial"/>
          <w:rPrChange w:id="144" w:author="Erin M. Buchanan" w:date="2026-03-13T10:05:00Z" w16du:dateUtc="2026-03-13T15:05:00Z">
            <w:rPr/>
          </w:rPrChange>
        </w:rPr>
        <w:fldChar w:fldCharType="begin"/>
      </w:r>
      <w:r w:rsidR="007266ED" w:rsidRPr="00393AFF">
        <w:rPr>
          <w:rFonts w:ascii="Arial" w:hAnsi="Arial" w:cs="Arial"/>
          <w:rPrChange w:id="145" w:author="Erin M. Buchanan" w:date="2026-03-13T10:05:00Z" w16du:dateUtc="2026-03-13T15:05:00Z">
            <w:rPr/>
          </w:rPrChange>
        </w:rPr>
        <w:instrText>HYPERLINK "https://paperpile.com/c/d09zVa/C1nC" \h</w:instrText>
      </w:r>
      <w:r w:rsidR="007266ED" w:rsidRPr="00393AFF">
        <w:rPr>
          <w:rFonts w:ascii="Arial" w:hAnsi="Arial" w:cs="Arial"/>
          <w:rPrChange w:id="146" w:author="Erin M. Buchanan" w:date="2026-03-13T10:05:00Z" w16du:dateUtc="2026-03-13T15:05:00Z">
            <w:rPr/>
          </w:rPrChange>
        </w:rPr>
      </w:r>
      <w:r w:rsidR="007266ED" w:rsidRPr="00393AFF">
        <w:rPr>
          <w:rFonts w:ascii="Arial" w:hAnsi="Arial" w:cs="Arial"/>
          <w:rPrChange w:id="147" w:author="Erin M. Buchanan" w:date="2026-03-13T10:05:00Z" w16du:dateUtc="2026-03-13T15:05:00Z">
            <w:rPr/>
          </w:rPrChange>
        </w:rPr>
        <w:fldChar w:fldCharType="separate"/>
      </w:r>
      <w:r w:rsidR="007266ED" w:rsidRPr="00393AFF">
        <w:rPr>
          <w:rFonts w:ascii="Arial" w:eastAsia="Arial" w:hAnsi="Arial" w:cs="Arial"/>
          <w:sz w:val="22"/>
          <w:szCs w:val="22"/>
        </w:rPr>
        <w:t xml:space="preserve"> (De Deyne, Navarro, &amp; Storms, 2013)</w:t>
      </w:r>
      <w:r w:rsidR="007266ED" w:rsidRPr="00393AFF">
        <w:rPr>
          <w:rFonts w:ascii="Arial" w:hAnsi="Arial" w:cs="Arial"/>
          <w:rPrChange w:id="148" w:author="Erin M. Buchanan" w:date="2026-03-13T10:05:00Z" w16du:dateUtc="2026-03-13T15:05:00Z">
            <w:rPr/>
          </w:rPrChange>
        </w:rPr>
        <w:fldChar w:fldCharType="end"/>
      </w:r>
      <w:r w:rsidRPr="00393AFF">
        <w:rPr>
          <w:rFonts w:ascii="Arial" w:eastAsia="Arial" w:hAnsi="Arial" w:cs="Arial"/>
          <w:sz w:val="22"/>
          <w:szCs w:val="22"/>
        </w:rPr>
        <w:t>, and local/global coherence values from network models</w:t>
      </w:r>
      <w:r w:rsidR="007266ED" w:rsidRPr="00393AFF">
        <w:rPr>
          <w:rFonts w:ascii="Arial" w:hAnsi="Arial" w:cs="Arial"/>
          <w:rPrChange w:id="149" w:author="Erin M. Buchanan" w:date="2026-03-13T10:05:00Z" w16du:dateUtc="2026-03-13T15:05:00Z">
            <w:rPr/>
          </w:rPrChange>
        </w:rPr>
        <w:fldChar w:fldCharType="begin"/>
      </w:r>
      <w:r w:rsidR="007266ED" w:rsidRPr="00393AFF">
        <w:rPr>
          <w:rFonts w:ascii="Arial" w:hAnsi="Arial" w:cs="Arial"/>
          <w:rPrChange w:id="150" w:author="Erin M. Buchanan" w:date="2026-03-13T10:05:00Z" w16du:dateUtc="2026-03-13T15:05:00Z">
            <w:rPr/>
          </w:rPrChange>
        </w:rPr>
        <w:instrText>HYPERLINK "https://paperpile.com/c/d09zVa/jKpT+6ExH" \h</w:instrText>
      </w:r>
      <w:r w:rsidR="007266ED" w:rsidRPr="00393AFF">
        <w:rPr>
          <w:rFonts w:ascii="Arial" w:hAnsi="Arial" w:cs="Arial"/>
          <w:rPrChange w:id="151" w:author="Erin M. Buchanan" w:date="2026-03-13T10:05:00Z" w16du:dateUtc="2026-03-13T15:05:00Z">
            <w:rPr/>
          </w:rPrChange>
        </w:rPr>
      </w:r>
      <w:r w:rsidR="007266ED" w:rsidRPr="00393AFF">
        <w:rPr>
          <w:rFonts w:ascii="Arial" w:hAnsi="Arial" w:cs="Arial"/>
          <w:rPrChange w:id="152" w:author="Erin M. Buchanan" w:date="2026-03-13T10:05:00Z" w16du:dateUtc="2026-03-13T15:05:00Z">
            <w:rPr/>
          </w:rPrChange>
        </w:rPr>
        <w:fldChar w:fldCharType="separate"/>
      </w:r>
      <w:r w:rsidR="007266ED" w:rsidRPr="00393AFF">
        <w:rPr>
          <w:rFonts w:ascii="Arial" w:eastAsia="Arial" w:hAnsi="Arial" w:cs="Arial"/>
          <w:sz w:val="22"/>
          <w:szCs w:val="22"/>
        </w:rPr>
        <w:t xml:space="preserve"> (Siew &amp; Vitevitch, 2016; Vitevitch et al., 2014)</w:t>
      </w:r>
      <w:r w:rsidR="007266ED" w:rsidRPr="00393AFF">
        <w:rPr>
          <w:rFonts w:ascii="Arial" w:hAnsi="Arial" w:cs="Arial"/>
          <w:rPrChange w:id="153" w:author="Erin M. Buchanan" w:date="2026-03-13T10:05:00Z" w16du:dateUtc="2026-03-13T15:05:00Z">
            <w:rPr/>
          </w:rPrChange>
        </w:rPr>
        <w:fldChar w:fldCharType="end"/>
      </w:r>
      <w:r w:rsidRPr="00393AFF">
        <w:rPr>
          <w:rFonts w:ascii="Arial" w:eastAsia="Arial" w:hAnsi="Arial" w:cs="Arial"/>
          <w:sz w:val="22"/>
          <w:szCs w:val="22"/>
        </w:rPr>
        <w:t xml:space="preserve">. However, the underlying data for these calculations is spotty across languages. Therefore, one solution is to use the Open Subtitles and subs2vec projects to calculate lexical co-occurrence as a measure of semantic similarity (Lison &amp; Tiedemann, 2016; van Paridon &amp; Thompson, 2020). With the subtitle data, we </w:t>
      </w:r>
      <w:del w:id="154" w:author="Erin M. Buchanan" w:date="2026-03-13T10:00:00Z" w16du:dateUtc="2026-03-13T15:00:00Z">
        <w:r w:rsidRPr="00393AFF" w:rsidDel="00FA1859">
          <w:rPr>
            <w:rFonts w:ascii="Arial" w:eastAsia="Arial" w:hAnsi="Arial" w:cs="Arial"/>
            <w:sz w:val="22"/>
            <w:szCs w:val="22"/>
          </w:rPr>
          <w:delText>will take the first</w:delText>
        </w:r>
      </w:del>
      <w:ins w:id="155" w:author="Erin M. Buchanan" w:date="2026-03-13T10:00:00Z" w16du:dateUtc="2026-03-13T15:00:00Z">
        <w:r w:rsidR="00FA1859" w:rsidRPr="00393AFF">
          <w:rPr>
            <w:rFonts w:ascii="Arial" w:eastAsia="Arial" w:hAnsi="Arial" w:cs="Arial"/>
            <w:sz w:val="22"/>
            <w:szCs w:val="22"/>
          </w:rPr>
          <w:t>took</w:t>
        </w:r>
      </w:ins>
      <w:ins w:id="156" w:author="Erin M. Buchanan" w:date="2026-03-13T10:01:00Z" w16du:dateUtc="2026-03-13T15:01:00Z">
        <w:r w:rsidR="00EE4178" w:rsidRPr="00393AFF">
          <w:rPr>
            <w:rFonts w:ascii="Arial" w:eastAsia="Arial" w:hAnsi="Arial" w:cs="Arial"/>
            <w:sz w:val="22"/>
            <w:szCs w:val="22"/>
          </w:rPr>
          <w:t xml:space="preserve"> the</w:t>
        </w:r>
      </w:ins>
      <w:r w:rsidRPr="00393AFF">
        <w:rPr>
          <w:rFonts w:ascii="Arial" w:eastAsia="Arial" w:hAnsi="Arial" w:cs="Arial"/>
          <w:sz w:val="22"/>
          <w:szCs w:val="22"/>
        </w:rPr>
        <w:t xml:space="preserve"> 10000 most frequent nouns, adjectives, adverbs, and verbs from each language, and </w:t>
      </w:r>
      <w:del w:id="157" w:author="Erin M. Buchanan" w:date="2026-03-13T10:01:00Z" w16du:dateUtc="2026-03-13T15:01:00Z">
        <w:r w:rsidRPr="00393AFF" w:rsidDel="00E409CD">
          <w:rPr>
            <w:rFonts w:ascii="Arial" w:eastAsia="Arial" w:hAnsi="Arial" w:cs="Arial"/>
            <w:sz w:val="22"/>
            <w:szCs w:val="22"/>
          </w:rPr>
          <w:delText xml:space="preserve">these will be </w:delText>
        </w:r>
      </w:del>
      <w:r w:rsidRPr="00393AFF">
        <w:rPr>
          <w:rFonts w:ascii="Arial" w:eastAsia="Arial" w:hAnsi="Arial" w:cs="Arial"/>
          <w:sz w:val="22"/>
          <w:szCs w:val="22"/>
        </w:rPr>
        <w:t xml:space="preserve">cross-referenced using the </w:t>
      </w:r>
      <w:r w:rsidRPr="00393AFF">
        <w:rPr>
          <w:rFonts w:ascii="Arial" w:eastAsia="Arial" w:hAnsi="Arial" w:cs="Arial"/>
          <w:i/>
          <w:sz w:val="22"/>
          <w:szCs w:val="22"/>
        </w:rPr>
        <w:t>translateR</w:t>
      </w:r>
      <w:r w:rsidRPr="00393AFF">
        <w:rPr>
          <w:rFonts w:ascii="Arial" w:eastAsia="Arial" w:hAnsi="Arial" w:cs="Arial"/>
          <w:sz w:val="22"/>
          <w:szCs w:val="22"/>
        </w:rPr>
        <w:t xml:space="preserve"> package</w:t>
      </w:r>
      <w:r w:rsidR="007266ED" w:rsidRPr="00393AFF">
        <w:rPr>
          <w:rFonts w:ascii="Arial" w:hAnsi="Arial" w:cs="Arial"/>
          <w:rPrChange w:id="158" w:author="Erin M. Buchanan" w:date="2026-03-13T10:05:00Z" w16du:dateUtc="2026-03-13T15:05:00Z">
            <w:rPr/>
          </w:rPrChange>
        </w:rPr>
        <w:fldChar w:fldCharType="begin"/>
      </w:r>
      <w:r w:rsidR="007266ED" w:rsidRPr="00393AFF">
        <w:rPr>
          <w:rFonts w:ascii="Arial" w:hAnsi="Arial" w:cs="Arial"/>
          <w:rPrChange w:id="159" w:author="Erin M. Buchanan" w:date="2026-03-13T10:05:00Z" w16du:dateUtc="2026-03-13T15:05:00Z">
            <w:rPr/>
          </w:rPrChange>
        </w:rPr>
        <w:instrText>HYPERLINK "https://paperpile.com/c/d09zVa/5RQM" \h</w:instrText>
      </w:r>
      <w:r w:rsidR="007266ED" w:rsidRPr="00393AFF">
        <w:rPr>
          <w:rFonts w:ascii="Arial" w:hAnsi="Arial" w:cs="Arial"/>
          <w:rPrChange w:id="160" w:author="Erin M. Buchanan" w:date="2026-03-13T10:05:00Z" w16du:dateUtc="2026-03-13T15:05:00Z">
            <w:rPr/>
          </w:rPrChange>
        </w:rPr>
      </w:r>
      <w:r w:rsidR="007266ED" w:rsidRPr="00393AFF">
        <w:rPr>
          <w:rFonts w:ascii="Arial" w:hAnsi="Arial" w:cs="Arial"/>
          <w:rPrChange w:id="161" w:author="Erin M. Buchanan" w:date="2026-03-13T10:05:00Z" w16du:dateUtc="2026-03-13T15:05:00Z">
            <w:rPr/>
          </w:rPrChange>
        </w:rPr>
        <w:fldChar w:fldCharType="separate"/>
      </w:r>
      <w:r w:rsidR="007266ED" w:rsidRPr="00393AFF">
        <w:rPr>
          <w:rFonts w:ascii="Arial" w:eastAsia="Arial" w:hAnsi="Arial" w:cs="Arial"/>
          <w:sz w:val="22"/>
          <w:szCs w:val="22"/>
        </w:rPr>
        <w:t xml:space="preserve"> (Lucas &amp; Tingley, 2014)</w:t>
      </w:r>
      <w:r w:rsidR="007266ED" w:rsidRPr="00393AFF">
        <w:rPr>
          <w:rFonts w:ascii="Arial" w:hAnsi="Arial" w:cs="Arial"/>
          <w:rPrChange w:id="162" w:author="Erin M. Buchanan" w:date="2026-03-13T10:05:00Z" w16du:dateUtc="2026-03-13T15:05:00Z">
            <w:rPr/>
          </w:rPrChange>
        </w:rPr>
        <w:fldChar w:fldCharType="end"/>
      </w:r>
      <w:r w:rsidRPr="00393AFF">
        <w:rPr>
          <w:rFonts w:ascii="Arial" w:eastAsia="Arial" w:hAnsi="Arial" w:cs="Arial"/>
          <w:sz w:val="22"/>
          <w:szCs w:val="22"/>
        </w:rPr>
        <w:t xml:space="preserve">. Next, a distributional space model for each language </w:t>
      </w:r>
      <w:del w:id="163" w:author="Erin M. Buchanan" w:date="2026-03-13T10:01:00Z" w16du:dateUtc="2026-03-13T15:01:00Z">
        <w:r w:rsidRPr="00393AFF" w:rsidDel="000156D2">
          <w:rPr>
            <w:rFonts w:ascii="Arial" w:eastAsia="Arial" w:hAnsi="Arial" w:cs="Arial"/>
            <w:sz w:val="22"/>
            <w:szCs w:val="22"/>
          </w:rPr>
          <w:delText>will be</w:delText>
        </w:r>
      </w:del>
      <w:ins w:id="164" w:author="Erin M. Buchanan" w:date="2026-03-13T10:01:00Z" w16du:dateUtc="2026-03-13T15:01:00Z">
        <w:r w:rsidR="000156D2" w:rsidRPr="00393AFF">
          <w:rPr>
            <w:rFonts w:ascii="Arial" w:eastAsia="Arial" w:hAnsi="Arial" w:cs="Arial"/>
            <w:sz w:val="22"/>
            <w:szCs w:val="22"/>
          </w:rPr>
          <w:t>was</w:t>
        </w:r>
      </w:ins>
      <w:r w:rsidRPr="00393AFF">
        <w:rPr>
          <w:rFonts w:ascii="Arial" w:eastAsia="Arial" w:hAnsi="Arial" w:cs="Arial"/>
          <w:sz w:val="22"/>
          <w:szCs w:val="22"/>
        </w:rPr>
        <w:t xml:space="preserve"> used from the subs2vec project to identify concepts related to the 10000 most frequent words and to calculate their respective similarity values</w:t>
      </w:r>
      <w:r w:rsidR="007266ED" w:rsidRPr="00393AFF">
        <w:rPr>
          <w:rFonts w:ascii="Arial" w:hAnsi="Arial" w:cs="Arial"/>
          <w:rPrChange w:id="165" w:author="Erin M. Buchanan" w:date="2026-03-13T10:05:00Z" w16du:dateUtc="2026-03-13T15:05:00Z">
            <w:rPr/>
          </w:rPrChange>
        </w:rPr>
        <w:fldChar w:fldCharType="begin"/>
      </w:r>
      <w:r w:rsidR="007266ED" w:rsidRPr="00393AFF">
        <w:rPr>
          <w:rFonts w:ascii="Arial" w:hAnsi="Arial" w:cs="Arial"/>
          <w:rPrChange w:id="166" w:author="Erin M. Buchanan" w:date="2026-03-13T10:05:00Z" w16du:dateUtc="2026-03-13T15:05:00Z">
            <w:rPr/>
          </w:rPrChange>
        </w:rPr>
        <w:instrText>HYPERLINK "https://paperpile.com/c/d09zVa/hhqi" \h</w:instrText>
      </w:r>
      <w:r w:rsidR="007266ED" w:rsidRPr="00393AFF">
        <w:rPr>
          <w:rFonts w:ascii="Arial" w:hAnsi="Arial" w:cs="Arial"/>
          <w:rPrChange w:id="167" w:author="Erin M. Buchanan" w:date="2026-03-13T10:05:00Z" w16du:dateUtc="2026-03-13T15:05:00Z">
            <w:rPr/>
          </w:rPrChange>
        </w:rPr>
      </w:r>
      <w:r w:rsidR="007266ED" w:rsidRPr="00393AFF">
        <w:rPr>
          <w:rFonts w:ascii="Arial" w:hAnsi="Arial" w:cs="Arial"/>
          <w:rPrChange w:id="168" w:author="Erin M. Buchanan" w:date="2026-03-13T10:05:00Z" w16du:dateUtc="2026-03-13T15:05:00Z">
            <w:rPr/>
          </w:rPrChange>
        </w:rPr>
        <w:fldChar w:fldCharType="separate"/>
      </w:r>
      <w:r w:rsidR="007266ED" w:rsidRPr="00393AFF">
        <w:rPr>
          <w:rFonts w:ascii="Arial" w:eastAsia="Arial" w:hAnsi="Arial" w:cs="Arial"/>
          <w:sz w:val="22"/>
          <w:szCs w:val="22"/>
        </w:rPr>
        <w:t xml:space="preserve"> (Mandera et al., 2017)</w:t>
      </w:r>
      <w:r w:rsidR="007266ED" w:rsidRPr="00393AFF">
        <w:rPr>
          <w:rFonts w:ascii="Arial" w:hAnsi="Arial" w:cs="Arial"/>
          <w:rPrChange w:id="169" w:author="Erin M. Buchanan" w:date="2026-03-13T10:05:00Z" w16du:dateUtc="2026-03-13T15:05:00Z">
            <w:rPr/>
          </w:rPrChange>
        </w:rPr>
        <w:fldChar w:fldCharType="end"/>
      </w:r>
      <w:r w:rsidRPr="00393AFF">
        <w:rPr>
          <w:rFonts w:ascii="Arial" w:eastAsia="Arial" w:hAnsi="Arial" w:cs="Arial"/>
          <w:sz w:val="22"/>
          <w:szCs w:val="22"/>
        </w:rPr>
        <w:t xml:space="preserve">. The top five most related words </w:t>
      </w:r>
      <w:del w:id="170" w:author="Erin M. Buchanan" w:date="2026-03-13T10:01:00Z" w16du:dateUtc="2026-03-13T15:01:00Z">
        <w:r w:rsidRPr="00393AFF" w:rsidDel="000156D2">
          <w:rPr>
            <w:rFonts w:ascii="Arial" w:eastAsia="Arial" w:hAnsi="Arial" w:cs="Arial"/>
            <w:sz w:val="22"/>
            <w:szCs w:val="22"/>
          </w:rPr>
          <w:delText>will be</w:delText>
        </w:r>
      </w:del>
      <w:ins w:id="171" w:author="Erin M. Buchanan" w:date="2026-03-13T10:01:00Z" w16du:dateUtc="2026-03-13T15:01:00Z">
        <w:r w:rsidR="000156D2" w:rsidRPr="00393AFF">
          <w:rPr>
            <w:rFonts w:ascii="Arial" w:eastAsia="Arial" w:hAnsi="Arial" w:cs="Arial"/>
            <w:sz w:val="22"/>
            <w:szCs w:val="22"/>
          </w:rPr>
          <w:t>were</w:t>
        </w:r>
      </w:ins>
      <w:r w:rsidRPr="00393AFF">
        <w:rPr>
          <w:rFonts w:ascii="Arial" w:eastAsia="Arial" w:hAnsi="Arial" w:cs="Arial"/>
          <w:sz w:val="22"/>
          <w:szCs w:val="22"/>
        </w:rPr>
        <w:t xml:space="preserve"> selected, and </w:t>
      </w:r>
      <w:del w:id="172" w:author="Erin M. Buchanan" w:date="2026-03-13T10:01:00Z" w16du:dateUtc="2026-03-13T15:01:00Z">
        <w:r w:rsidRPr="00393AFF" w:rsidDel="000156D2">
          <w:rPr>
            <w:rFonts w:ascii="Arial" w:eastAsia="Arial" w:hAnsi="Arial" w:cs="Arial"/>
            <w:sz w:val="22"/>
            <w:szCs w:val="22"/>
          </w:rPr>
          <w:delText>these will be</w:delText>
        </w:r>
      </w:del>
      <w:ins w:id="173" w:author="Erin M. Buchanan" w:date="2026-03-13T10:01:00Z" w16du:dateUtc="2026-03-13T15:01:00Z">
        <w:r w:rsidR="000156D2" w:rsidRPr="00393AFF">
          <w:rPr>
            <w:rFonts w:ascii="Arial" w:eastAsia="Arial" w:hAnsi="Arial" w:cs="Arial"/>
            <w:sz w:val="22"/>
            <w:szCs w:val="22"/>
          </w:rPr>
          <w:t>those were</w:t>
        </w:r>
      </w:ins>
      <w:r w:rsidRPr="00393AFF">
        <w:rPr>
          <w:rFonts w:ascii="Arial" w:eastAsia="Arial" w:hAnsi="Arial" w:cs="Arial"/>
          <w:sz w:val="22"/>
          <w:szCs w:val="22"/>
        </w:rPr>
        <w:t xml:space="preserve"> cross-referenced across languages. Native speakers </w:t>
      </w:r>
      <w:del w:id="174" w:author="Erin M. Buchanan" w:date="2026-03-13T10:01:00Z" w16du:dateUtc="2026-03-13T15:01:00Z">
        <w:r w:rsidRPr="00393AFF" w:rsidDel="00F712DA">
          <w:rPr>
            <w:rFonts w:ascii="Arial" w:eastAsia="Arial" w:hAnsi="Arial" w:cs="Arial"/>
            <w:sz w:val="22"/>
            <w:szCs w:val="22"/>
          </w:rPr>
          <w:delText>will be</w:delText>
        </w:r>
      </w:del>
      <w:ins w:id="175" w:author="Erin M. Buchanan" w:date="2026-03-13T10:01:00Z" w16du:dateUtc="2026-03-13T15:01:00Z">
        <w:r w:rsidR="00F712DA" w:rsidRPr="00393AFF">
          <w:rPr>
            <w:rFonts w:ascii="Arial" w:eastAsia="Arial" w:hAnsi="Arial" w:cs="Arial"/>
            <w:sz w:val="22"/>
            <w:szCs w:val="22"/>
          </w:rPr>
          <w:t>were</w:t>
        </w:r>
      </w:ins>
      <w:r w:rsidRPr="00393AFF">
        <w:rPr>
          <w:rFonts w:ascii="Arial" w:eastAsia="Arial" w:hAnsi="Arial" w:cs="Arial"/>
          <w:sz w:val="22"/>
          <w:szCs w:val="22"/>
        </w:rPr>
        <w:t xml:space="preserve"> recruited to ensure the accurate translation of word pairs. The related word pairs (</w:t>
      </w:r>
      <w:r w:rsidRPr="00393AFF">
        <w:rPr>
          <w:rFonts w:ascii="Arial" w:eastAsia="Arial" w:hAnsi="Arial" w:cs="Arial"/>
          <w:i/>
          <w:sz w:val="22"/>
          <w:szCs w:val="22"/>
        </w:rPr>
        <w:t xml:space="preserve">n </w:t>
      </w:r>
      <w:r w:rsidRPr="00393AFF">
        <w:rPr>
          <w:rFonts w:ascii="Arial" w:eastAsia="Arial" w:hAnsi="Arial" w:cs="Arial"/>
          <w:sz w:val="22"/>
          <w:szCs w:val="22"/>
        </w:rPr>
        <w:t xml:space="preserve">= 1000) </w:t>
      </w:r>
      <w:del w:id="176" w:author="Erin M. Buchanan" w:date="2026-03-13T10:01:00Z" w16du:dateUtc="2026-03-13T15:01:00Z">
        <w:r w:rsidRPr="00393AFF" w:rsidDel="00EE4767">
          <w:rPr>
            <w:rFonts w:ascii="Arial" w:eastAsia="Arial" w:hAnsi="Arial" w:cs="Arial"/>
            <w:sz w:val="22"/>
            <w:szCs w:val="22"/>
          </w:rPr>
          <w:delText>will be</w:delText>
        </w:r>
      </w:del>
      <w:ins w:id="177" w:author="Erin M. Buchanan" w:date="2026-03-13T10:01:00Z" w16du:dateUtc="2026-03-13T15:01:00Z">
        <w:r w:rsidR="00EE4767" w:rsidRPr="00393AFF">
          <w:rPr>
            <w:rFonts w:ascii="Arial" w:eastAsia="Arial" w:hAnsi="Arial" w:cs="Arial"/>
            <w:sz w:val="22"/>
            <w:szCs w:val="22"/>
          </w:rPr>
          <w:t>were</w:t>
        </w:r>
      </w:ins>
      <w:r w:rsidRPr="00393AFF">
        <w:rPr>
          <w:rFonts w:ascii="Arial" w:eastAsia="Arial" w:hAnsi="Arial" w:cs="Arial"/>
          <w:sz w:val="22"/>
          <w:szCs w:val="22"/>
        </w:rPr>
        <w:t xml:space="preserve"> selected from the list using each concept only once, favoring pairs with translations in most languages. If a selected pair </w:t>
      </w:r>
      <w:del w:id="178" w:author="Erin M. Buchanan" w:date="2026-03-13T10:02:00Z" w16du:dateUtc="2026-03-13T15:02:00Z">
        <w:r w:rsidRPr="00393AFF" w:rsidDel="00EE4767">
          <w:rPr>
            <w:rFonts w:ascii="Arial" w:eastAsia="Arial" w:hAnsi="Arial" w:cs="Arial"/>
            <w:sz w:val="22"/>
            <w:szCs w:val="22"/>
          </w:rPr>
          <w:delText xml:space="preserve">does not exist in </w:delText>
        </w:r>
      </w:del>
      <w:ins w:id="179" w:author="Erin M. Buchanan" w:date="2026-03-13T10:02:00Z" w16du:dateUtc="2026-03-13T15:02:00Z">
        <w:r w:rsidR="00EE4767" w:rsidRPr="00393AFF">
          <w:rPr>
            <w:rFonts w:ascii="Arial" w:eastAsia="Arial" w:hAnsi="Arial" w:cs="Arial"/>
            <w:sz w:val="22"/>
            <w:szCs w:val="22"/>
          </w:rPr>
          <w:t>did not exist in a</w:t>
        </w:r>
      </w:ins>
      <w:del w:id="180" w:author="Erin M. Buchanan" w:date="2026-03-13T10:02:00Z" w16du:dateUtc="2026-03-13T15:02:00Z">
        <w:r w:rsidRPr="00393AFF" w:rsidDel="00EE4767">
          <w:rPr>
            <w:rFonts w:ascii="Arial" w:eastAsia="Arial" w:hAnsi="Arial" w:cs="Arial"/>
            <w:sz w:val="22"/>
            <w:szCs w:val="22"/>
          </w:rPr>
          <w:delText>a</w:delText>
        </w:r>
      </w:del>
      <w:r w:rsidRPr="00393AFF">
        <w:rPr>
          <w:rFonts w:ascii="Arial" w:eastAsia="Arial" w:hAnsi="Arial" w:cs="Arial"/>
          <w:sz w:val="22"/>
          <w:szCs w:val="22"/>
        </w:rPr>
        <w:t xml:space="preserve"> language, translation from a Native speaker </w:t>
      </w:r>
      <w:del w:id="181" w:author="Erin M. Buchanan" w:date="2026-03-13T10:02:00Z" w16du:dateUtc="2026-03-13T15:02:00Z">
        <w:r w:rsidRPr="00393AFF" w:rsidDel="00EE4767">
          <w:rPr>
            <w:rFonts w:ascii="Arial" w:eastAsia="Arial" w:hAnsi="Arial" w:cs="Arial"/>
            <w:sz w:val="22"/>
            <w:szCs w:val="22"/>
          </w:rPr>
          <w:delText>will be</w:delText>
        </w:r>
      </w:del>
      <w:ins w:id="182" w:author="Erin M. Buchanan" w:date="2026-03-13T10:02:00Z" w16du:dateUtc="2026-03-13T15:02:00Z">
        <w:r w:rsidR="00EE4767" w:rsidRPr="00393AFF">
          <w:rPr>
            <w:rFonts w:ascii="Arial" w:eastAsia="Arial" w:hAnsi="Arial" w:cs="Arial"/>
            <w:sz w:val="22"/>
            <w:szCs w:val="22"/>
          </w:rPr>
          <w:t>was</w:t>
        </w:r>
      </w:ins>
      <w:r w:rsidRPr="00393AFF">
        <w:rPr>
          <w:rFonts w:ascii="Arial" w:eastAsia="Arial" w:hAnsi="Arial" w:cs="Arial"/>
          <w:sz w:val="22"/>
          <w:szCs w:val="22"/>
        </w:rPr>
        <w:t xml:space="preserve"> used to create that pair. Words </w:t>
      </w:r>
      <w:del w:id="183" w:author="Erin M. Buchanan" w:date="2026-03-13T10:02:00Z" w16du:dateUtc="2026-03-13T15:02:00Z">
        <w:r w:rsidRPr="00393AFF" w:rsidDel="008F147A">
          <w:rPr>
            <w:rFonts w:ascii="Arial" w:eastAsia="Arial" w:hAnsi="Arial" w:cs="Arial"/>
            <w:sz w:val="22"/>
            <w:szCs w:val="22"/>
          </w:rPr>
          <w:delText>will also be</w:delText>
        </w:r>
      </w:del>
      <w:ins w:id="184" w:author="Erin M. Buchanan" w:date="2026-03-13T10:02:00Z" w16du:dateUtc="2026-03-13T15:02:00Z">
        <w:r w:rsidR="008F147A" w:rsidRPr="00393AFF">
          <w:rPr>
            <w:rFonts w:ascii="Arial" w:eastAsia="Arial" w:hAnsi="Arial" w:cs="Arial"/>
            <w:sz w:val="22"/>
            <w:szCs w:val="22"/>
          </w:rPr>
          <w:t>were also</w:t>
        </w:r>
      </w:ins>
      <w:r w:rsidRPr="00393AFF">
        <w:rPr>
          <w:rFonts w:ascii="Arial" w:eastAsia="Arial" w:hAnsi="Arial" w:cs="Arial"/>
          <w:sz w:val="22"/>
          <w:szCs w:val="22"/>
        </w:rPr>
        <w:t xml:space="preserve"> cross referenced for polysemy (i.e., multiple meanings) and </w:t>
      </w:r>
      <w:del w:id="185" w:author="Erin M. Buchanan" w:date="2026-03-13T10:02:00Z" w16du:dateUtc="2026-03-13T15:02:00Z">
        <w:r w:rsidRPr="00393AFF" w:rsidDel="008F147A">
          <w:rPr>
            <w:rFonts w:ascii="Arial" w:eastAsia="Arial" w:hAnsi="Arial" w:cs="Arial"/>
            <w:sz w:val="22"/>
            <w:szCs w:val="22"/>
          </w:rPr>
          <w:delText xml:space="preserve">these will be </w:delText>
        </w:r>
      </w:del>
      <w:ins w:id="186" w:author="Erin M. Buchanan" w:date="2026-03-13T10:02:00Z" w16du:dateUtc="2026-03-13T15:02:00Z">
        <w:r w:rsidR="008F147A" w:rsidRPr="00393AFF">
          <w:rPr>
            <w:rFonts w:ascii="Arial" w:eastAsia="Arial" w:hAnsi="Arial" w:cs="Arial"/>
            <w:sz w:val="22"/>
            <w:szCs w:val="22"/>
          </w:rPr>
          <w:t xml:space="preserve">those were </w:t>
        </w:r>
      </w:ins>
      <w:r w:rsidRPr="00393AFF">
        <w:rPr>
          <w:rFonts w:ascii="Arial" w:eastAsia="Arial" w:hAnsi="Arial" w:cs="Arial"/>
          <w:sz w:val="22"/>
          <w:szCs w:val="22"/>
        </w:rPr>
        <w:t xml:space="preserve">restricted when possible. Lastly, concepts </w:t>
      </w:r>
      <w:del w:id="187" w:author="Erin M. Buchanan" w:date="2026-03-13T10:02:00Z" w16du:dateUtc="2026-03-13T15:02:00Z">
        <w:r w:rsidRPr="00393AFF" w:rsidDel="00E6574C">
          <w:rPr>
            <w:rFonts w:ascii="Arial" w:eastAsia="Arial" w:hAnsi="Arial" w:cs="Arial"/>
            <w:sz w:val="22"/>
            <w:szCs w:val="22"/>
          </w:rPr>
          <w:delText>will be</w:delText>
        </w:r>
      </w:del>
      <w:ins w:id="188" w:author="Erin M. Buchanan" w:date="2026-03-13T10:02:00Z" w16du:dateUtc="2026-03-13T15:02:00Z">
        <w:r w:rsidR="00E6574C" w:rsidRPr="00393AFF">
          <w:rPr>
            <w:rFonts w:ascii="Arial" w:eastAsia="Arial" w:hAnsi="Arial" w:cs="Arial"/>
            <w:sz w:val="22"/>
            <w:szCs w:val="22"/>
          </w:rPr>
          <w:t>were</w:t>
        </w:r>
      </w:ins>
      <w:r w:rsidRPr="00393AFF">
        <w:rPr>
          <w:rFonts w:ascii="Arial" w:eastAsia="Arial" w:hAnsi="Arial" w:cs="Arial"/>
          <w:sz w:val="22"/>
          <w:szCs w:val="22"/>
        </w:rPr>
        <w:t xml:space="preserve"> examined for their relative statistics on lexical measures (length, part of speech, neighborhood, phonemes/morphemes) </w:t>
      </w:r>
      <w:r w:rsidRPr="00393AFF">
        <w:rPr>
          <w:rFonts w:ascii="Arial" w:eastAsia="Arial" w:hAnsi="Arial" w:cs="Arial"/>
          <w:sz w:val="22"/>
          <w:szCs w:val="22"/>
        </w:rPr>
        <w:lastRenderedPageBreak/>
        <w:t xml:space="preserve">and subjective measures (age of acquisition, imageability, concreteness, valence, dominance, arousal, and familiarity) because of their known associations with concept representation. </w:t>
      </w:r>
      <w:del w:id="189" w:author="Erin M. Buchanan" w:date="2026-03-13T10:04:00Z" w16du:dateUtc="2026-03-13T15:04:00Z">
        <w:r w:rsidRPr="00393AFF" w:rsidDel="004A6090">
          <w:rPr>
            <w:rFonts w:ascii="Arial" w:eastAsia="Arial" w:hAnsi="Arial" w:cs="Arial"/>
            <w:sz w:val="22"/>
            <w:szCs w:val="22"/>
          </w:rPr>
          <w:delText>Psuedowords</w:delText>
        </w:r>
      </w:del>
      <w:ins w:id="190" w:author="Erin M. Buchanan" w:date="2026-03-13T10:04:00Z" w16du:dateUtc="2026-03-13T15:04:00Z">
        <w:r w:rsidR="004A6090" w:rsidRPr="00393AFF">
          <w:rPr>
            <w:rFonts w:ascii="Arial" w:eastAsia="Arial" w:hAnsi="Arial" w:cs="Arial"/>
            <w:sz w:val="22"/>
            <w:szCs w:val="22"/>
          </w:rPr>
          <w:t>Pseudowords</w:t>
        </w:r>
      </w:ins>
      <w:r w:rsidRPr="00393AFF">
        <w:rPr>
          <w:rFonts w:ascii="Arial" w:eastAsia="Arial" w:hAnsi="Arial" w:cs="Arial"/>
          <w:sz w:val="22"/>
          <w:szCs w:val="22"/>
        </w:rPr>
        <w:t xml:space="preserve"> </w:t>
      </w:r>
      <w:del w:id="191" w:author="Erin M. Buchanan" w:date="2026-03-13T10:02:00Z" w16du:dateUtc="2026-03-13T15:02:00Z">
        <w:r w:rsidRPr="00393AFF" w:rsidDel="00E6574C">
          <w:rPr>
            <w:rFonts w:ascii="Arial" w:eastAsia="Arial" w:hAnsi="Arial" w:cs="Arial"/>
            <w:sz w:val="22"/>
            <w:szCs w:val="22"/>
          </w:rPr>
          <w:delText>will be created by replacing a random letter in the selected words while ensuring this letter matches potential bigrams found in the language</w:delText>
        </w:r>
      </w:del>
      <w:ins w:id="192" w:author="Erin M. Buchanan" w:date="2026-03-13T10:02:00Z" w16du:dateUtc="2026-03-13T15:02:00Z">
        <w:r w:rsidR="00E6574C" w:rsidRPr="00393AFF">
          <w:rPr>
            <w:rFonts w:ascii="Arial" w:eastAsia="Arial" w:hAnsi="Arial" w:cs="Arial"/>
            <w:sz w:val="22"/>
            <w:szCs w:val="22"/>
          </w:rPr>
          <w:t xml:space="preserve">were created by using the Wuggy algorithm </w:t>
        </w:r>
      </w:ins>
      <w:ins w:id="193" w:author="Erin M. Buchanan" w:date="2026-03-13T10:03:00Z" w16du:dateUtc="2026-03-13T15:03:00Z">
        <w:r w:rsidR="00E6574C" w:rsidRPr="00393AFF">
          <w:rPr>
            <w:rFonts w:ascii="Arial" w:eastAsia="Arial" w:hAnsi="Arial" w:cs="Arial"/>
            <w:sz w:val="22"/>
            <w:szCs w:val="22"/>
          </w:rPr>
          <w:t>(Keuleers &amp; Brysbaert, 2010)</w:t>
        </w:r>
      </w:ins>
      <w:r w:rsidRPr="00393AFF">
        <w:rPr>
          <w:rFonts w:ascii="Arial" w:eastAsia="Arial" w:hAnsi="Arial" w:cs="Arial"/>
          <w:sz w:val="22"/>
          <w:szCs w:val="22"/>
        </w:rPr>
        <w:t>. The code for this selection procedure and current wordlist can be found</w:t>
      </w:r>
      <w:del w:id="194" w:author="Erin M. Buchanan" w:date="2026-03-13T09:56:00Z" w16du:dateUtc="2026-03-13T14:56:00Z">
        <w:r w:rsidRPr="00393AFF" w:rsidDel="00FA1859">
          <w:rPr>
            <w:rFonts w:ascii="Arial" w:eastAsia="Arial" w:hAnsi="Arial" w:cs="Arial"/>
            <w:sz w:val="22"/>
            <w:szCs w:val="22"/>
          </w:rPr>
          <w:delText xml:space="preserve">: </w:delText>
        </w:r>
        <w:r w:rsidR="007266ED" w:rsidRPr="00393AFF" w:rsidDel="00FA1859">
          <w:rPr>
            <w:rFonts w:ascii="Arial" w:hAnsi="Arial" w:cs="Arial"/>
            <w:rPrChange w:id="195" w:author="Erin M. Buchanan" w:date="2026-03-13T10:05:00Z" w16du:dateUtc="2026-03-13T15:05:00Z">
              <w:rPr/>
            </w:rPrChange>
          </w:rPr>
          <w:fldChar w:fldCharType="begin"/>
        </w:r>
        <w:r w:rsidR="007266ED" w:rsidRPr="00393AFF" w:rsidDel="00FA1859">
          <w:rPr>
            <w:rFonts w:ascii="Arial" w:hAnsi="Arial" w:cs="Arial"/>
            <w:rPrChange w:id="196" w:author="Erin M. Buchanan" w:date="2026-03-13T10:05:00Z" w16du:dateUtc="2026-03-13T15:05:00Z">
              <w:rPr/>
            </w:rPrChange>
          </w:rPr>
          <w:delInstrText>HYPERLINK "https://github.com/SemanticPriming/SPAML/tree/master/03_Materials" \h</w:delInstrText>
        </w:r>
        <w:r w:rsidR="007266ED" w:rsidRPr="00393AFF" w:rsidDel="00FA1859">
          <w:rPr>
            <w:rFonts w:ascii="Arial" w:hAnsi="Arial" w:cs="Arial"/>
            <w:rPrChange w:id="197" w:author="Erin M. Buchanan" w:date="2026-03-13T10:05:00Z" w16du:dateUtc="2026-03-13T15:05:00Z">
              <w:rPr/>
            </w:rPrChange>
          </w:rPr>
        </w:r>
        <w:r w:rsidR="007266ED" w:rsidRPr="00393AFF" w:rsidDel="00FA1859">
          <w:rPr>
            <w:rFonts w:ascii="Arial" w:hAnsi="Arial" w:cs="Arial"/>
            <w:rPrChange w:id="198" w:author="Erin M. Buchanan" w:date="2026-03-13T10:05:00Z" w16du:dateUtc="2026-03-13T15:05:00Z">
              <w:rPr/>
            </w:rPrChange>
          </w:rPr>
          <w:fldChar w:fldCharType="separate"/>
        </w:r>
        <w:r w:rsidR="007266ED" w:rsidRPr="00393AFF" w:rsidDel="00FA1859">
          <w:rPr>
            <w:rFonts w:ascii="Arial" w:eastAsia="Arial" w:hAnsi="Arial" w:cs="Arial"/>
            <w:sz w:val="22"/>
            <w:szCs w:val="22"/>
            <w:u w:val="single"/>
          </w:rPr>
          <w:delText>here</w:delText>
        </w:r>
        <w:r w:rsidR="007266ED" w:rsidRPr="00393AFF" w:rsidDel="00FA1859">
          <w:rPr>
            <w:rFonts w:ascii="Arial" w:hAnsi="Arial" w:cs="Arial"/>
            <w:rPrChange w:id="199" w:author="Erin M. Buchanan" w:date="2026-03-13T10:05:00Z" w16du:dateUtc="2026-03-13T15:05:00Z">
              <w:rPr/>
            </w:rPrChange>
          </w:rPr>
          <w:fldChar w:fldCharType="end"/>
        </w:r>
        <w:r w:rsidRPr="00393AFF" w:rsidDel="00FA1859">
          <w:rPr>
            <w:rFonts w:ascii="Arial" w:eastAsia="Arial" w:hAnsi="Arial" w:cs="Arial"/>
            <w:sz w:val="22"/>
            <w:szCs w:val="22"/>
          </w:rPr>
          <w:delText xml:space="preserve">. </w:delText>
        </w:r>
      </w:del>
      <w:ins w:id="200" w:author="Erin M. Buchanan" w:date="2026-03-13T09:56:00Z" w16du:dateUtc="2026-03-13T14:56:00Z">
        <w:r w:rsidR="00FA1859" w:rsidRPr="00393AFF">
          <w:rPr>
            <w:rFonts w:ascii="Arial" w:eastAsia="Arial" w:hAnsi="Arial" w:cs="Arial"/>
            <w:sz w:val="22"/>
            <w:szCs w:val="22"/>
          </w:rPr>
          <w:t xml:space="preserve">: </w:t>
        </w:r>
        <w:r w:rsidR="00FA1859" w:rsidRPr="00393AFF">
          <w:rPr>
            <w:rFonts w:ascii="Arial" w:eastAsia="Arial" w:hAnsi="Arial" w:cs="Arial"/>
            <w:sz w:val="22"/>
            <w:szCs w:val="22"/>
          </w:rPr>
          <w:fldChar w:fldCharType="begin"/>
        </w:r>
        <w:r w:rsidR="00FA1859" w:rsidRPr="00393AFF">
          <w:rPr>
            <w:rFonts w:ascii="Arial" w:eastAsia="Arial" w:hAnsi="Arial" w:cs="Arial"/>
            <w:sz w:val="22"/>
            <w:szCs w:val="22"/>
          </w:rPr>
          <w:instrText>HYPERLINK "</w:instrText>
        </w:r>
        <w:r w:rsidR="00FA1859" w:rsidRPr="00393AFF">
          <w:rPr>
            <w:rFonts w:ascii="Arial" w:eastAsia="Arial" w:hAnsi="Arial" w:cs="Arial"/>
            <w:sz w:val="22"/>
            <w:szCs w:val="22"/>
          </w:rPr>
          <w:instrText>https://github.com/SemanticPriming/SPAML/tree/master/03_Materials</w:instrText>
        </w:r>
        <w:r w:rsidR="00FA1859" w:rsidRPr="00393AFF">
          <w:rPr>
            <w:rFonts w:ascii="Arial" w:eastAsia="Arial" w:hAnsi="Arial" w:cs="Arial"/>
            <w:sz w:val="22"/>
            <w:szCs w:val="22"/>
          </w:rPr>
          <w:instrText>"</w:instrText>
        </w:r>
        <w:r w:rsidR="00FA1859" w:rsidRPr="00393AFF">
          <w:rPr>
            <w:rFonts w:ascii="Arial" w:eastAsia="Arial" w:hAnsi="Arial" w:cs="Arial"/>
            <w:sz w:val="22"/>
            <w:szCs w:val="22"/>
          </w:rPr>
          <w:fldChar w:fldCharType="separate"/>
        </w:r>
        <w:r w:rsidR="00FA1859" w:rsidRPr="00393AFF">
          <w:rPr>
            <w:rStyle w:val="Hyperlink"/>
            <w:rFonts w:ascii="Arial" w:eastAsia="Arial" w:hAnsi="Arial" w:cs="Arial"/>
            <w:sz w:val="22"/>
            <w:szCs w:val="22"/>
          </w:rPr>
          <w:t>https://github.com/SemanticPriming/SPAML/tree/master/03_Materials</w:t>
        </w:r>
        <w:r w:rsidR="00FA1859" w:rsidRPr="00393AFF">
          <w:rPr>
            <w:rFonts w:ascii="Arial" w:eastAsia="Arial" w:hAnsi="Arial" w:cs="Arial"/>
            <w:sz w:val="22"/>
            <w:szCs w:val="22"/>
          </w:rPr>
          <w:fldChar w:fldCharType="end"/>
        </w:r>
        <w:r w:rsidR="00FA1859" w:rsidRPr="00393AFF">
          <w:rPr>
            <w:rFonts w:ascii="Arial" w:eastAsia="Arial" w:hAnsi="Arial" w:cs="Arial"/>
            <w:sz w:val="22"/>
            <w:szCs w:val="22"/>
          </w:rPr>
          <w:t xml:space="preserve">. </w:t>
        </w:r>
      </w:ins>
      <w:ins w:id="201" w:author="Erin M. Buchanan" w:date="2026-03-13T10:03:00Z" w16du:dateUtc="2026-03-13T15:03:00Z">
        <w:r w:rsidR="004A6090" w:rsidRPr="00393AFF">
          <w:rPr>
            <w:rFonts w:ascii="Arial" w:eastAsia="Arial" w:hAnsi="Arial" w:cs="Arial"/>
            <w:sz w:val="22"/>
            <w:szCs w:val="22"/>
          </w:rPr>
          <w:t>Native speakers were then used to update and adjust word pairs to ensure semantic meaning</w:t>
        </w:r>
      </w:ins>
      <w:ins w:id="202" w:author="Erin M. Buchanan" w:date="2026-03-13T10:04:00Z" w16du:dateUtc="2026-03-13T15:04:00Z">
        <w:r w:rsidR="004A6090" w:rsidRPr="00393AFF">
          <w:rPr>
            <w:rFonts w:ascii="Arial" w:eastAsia="Arial" w:hAnsi="Arial" w:cs="Arial"/>
            <w:sz w:val="22"/>
            <w:szCs w:val="22"/>
          </w:rPr>
          <w:t xml:space="preserve"> matching across cue-target pairs,</w:t>
        </w:r>
      </w:ins>
      <w:ins w:id="203" w:author="Erin M. Buchanan" w:date="2026-03-13T10:03:00Z" w16du:dateUtc="2026-03-13T15:03:00Z">
        <w:r w:rsidR="004A6090" w:rsidRPr="00393AFF">
          <w:rPr>
            <w:rFonts w:ascii="Arial" w:eastAsia="Arial" w:hAnsi="Arial" w:cs="Arial"/>
            <w:sz w:val="22"/>
            <w:szCs w:val="22"/>
          </w:rPr>
          <w:t xml:space="preserve"> and </w:t>
        </w:r>
      </w:ins>
      <w:ins w:id="204" w:author="Erin M. Buchanan" w:date="2026-03-13T10:04:00Z" w16du:dateUtc="2026-03-13T15:04:00Z">
        <w:r w:rsidR="004A6090" w:rsidRPr="00393AFF">
          <w:rPr>
            <w:rFonts w:ascii="Arial" w:eastAsia="Arial" w:hAnsi="Arial" w:cs="Arial"/>
            <w:sz w:val="22"/>
            <w:szCs w:val="22"/>
          </w:rPr>
          <w:t xml:space="preserve">that pseudowords were not too close to real words in the language. </w:t>
        </w:r>
      </w:ins>
    </w:p>
    <w:p w14:paraId="05300132" w14:textId="77777777" w:rsidR="007266ED" w:rsidRPr="00393AFF" w:rsidRDefault="007266ED">
      <w:pPr>
        <w:rPr>
          <w:rFonts w:ascii="Arial" w:eastAsia="Arial" w:hAnsi="Arial" w:cs="Arial"/>
          <w:sz w:val="22"/>
          <w:szCs w:val="22"/>
        </w:rPr>
      </w:pPr>
    </w:p>
    <w:p w14:paraId="1DAA801B" w14:textId="77777777" w:rsidR="007266ED" w:rsidRPr="00393AFF" w:rsidDel="00A70C18" w:rsidRDefault="00000000" w:rsidP="008838B2">
      <w:pPr>
        <w:pStyle w:val="Heading2"/>
        <w:rPr>
          <w:del w:id="205" w:author="Erin M. Buchanan" w:date="2026-03-13T10:04:00Z" w16du:dateUtc="2026-03-13T15:04:00Z"/>
          <w:rFonts w:ascii="Arial" w:hAnsi="Arial" w:cs="Arial"/>
          <w:rPrChange w:id="206" w:author="Erin M. Buchanan" w:date="2026-03-13T10:05:00Z" w16du:dateUtc="2026-03-13T15:05:00Z">
            <w:rPr>
              <w:del w:id="207" w:author="Erin M. Buchanan" w:date="2026-03-13T10:04:00Z" w16du:dateUtc="2026-03-13T15:04:00Z"/>
            </w:rPr>
          </w:rPrChange>
        </w:rPr>
      </w:pPr>
      <w:bookmarkStart w:id="208" w:name="_Toc224292193"/>
      <w:r w:rsidRPr="00393AFF">
        <w:rPr>
          <w:rFonts w:ascii="Arial" w:hAnsi="Arial" w:cs="Arial"/>
          <w:rPrChange w:id="209" w:author="Erin M. Buchanan" w:date="2026-03-13T10:05:00Z" w16du:dateUtc="2026-03-13T15:05:00Z">
            <w:rPr/>
          </w:rPrChange>
        </w:rPr>
        <w:t>Procedure</w:t>
      </w:r>
      <w:bookmarkEnd w:id="208"/>
    </w:p>
    <w:p w14:paraId="63A615D5" w14:textId="77777777" w:rsidR="005E2BA0" w:rsidRPr="00393AFF" w:rsidRDefault="005E2BA0" w:rsidP="00A70C18">
      <w:pPr>
        <w:pStyle w:val="Heading2"/>
        <w:rPr>
          <w:rFonts w:ascii="Arial" w:hAnsi="Arial" w:cs="Arial"/>
          <w:rPrChange w:id="210" w:author="Erin M. Buchanan" w:date="2026-03-13T10:05:00Z" w16du:dateUtc="2026-03-13T15:05:00Z">
            <w:rPr>
              <w:b/>
            </w:rPr>
          </w:rPrChange>
        </w:rPr>
        <w:pPrChange w:id="211" w:author="Erin M. Buchanan" w:date="2026-03-13T10:04:00Z" w16du:dateUtc="2026-03-13T15:04:00Z">
          <w:pPr/>
        </w:pPrChange>
      </w:pPr>
    </w:p>
    <w:p w14:paraId="2804AAE8" w14:textId="652B88BC" w:rsidR="005E2BA0" w:rsidRPr="00393AFF" w:rsidRDefault="005E2BA0" w:rsidP="008838B2">
      <w:pPr>
        <w:pStyle w:val="Heading3"/>
        <w:rPr>
          <w:rFonts w:ascii="Arial" w:hAnsi="Arial" w:cs="Arial"/>
          <w:rPrChange w:id="212" w:author="Erin M. Buchanan" w:date="2026-03-13T10:05:00Z" w16du:dateUtc="2026-03-13T15:05:00Z">
            <w:rPr/>
          </w:rPrChange>
        </w:rPr>
      </w:pPr>
      <w:bookmarkStart w:id="213" w:name="_Toc224292194"/>
      <w:r w:rsidRPr="00393AFF">
        <w:rPr>
          <w:rFonts w:ascii="Arial" w:hAnsi="Arial" w:cs="Arial"/>
          <w:rPrChange w:id="214" w:author="Erin M. Buchanan" w:date="2026-03-13T10:05:00Z" w16du:dateUtc="2026-03-13T15:05:00Z">
            <w:rPr/>
          </w:rPrChange>
        </w:rPr>
        <w:t>Priming</w:t>
      </w:r>
      <w:bookmarkEnd w:id="213"/>
    </w:p>
    <w:p w14:paraId="31015457" w14:textId="77777777" w:rsidR="007266ED" w:rsidRPr="00393AFF" w:rsidRDefault="007266ED">
      <w:pPr>
        <w:rPr>
          <w:rFonts w:ascii="Arial" w:eastAsia="Arial" w:hAnsi="Arial" w:cs="Arial"/>
          <w:sz w:val="22"/>
          <w:szCs w:val="22"/>
        </w:rPr>
      </w:pPr>
    </w:p>
    <w:p w14:paraId="1B0D60DA" w14:textId="5F5710EC" w:rsidR="007266ED" w:rsidRPr="00393AFF" w:rsidRDefault="00000000">
      <w:pPr>
        <w:rPr>
          <w:rFonts w:ascii="Arial" w:eastAsia="Arial" w:hAnsi="Arial" w:cs="Arial"/>
          <w:sz w:val="22"/>
          <w:szCs w:val="22"/>
        </w:rPr>
      </w:pPr>
      <w:r w:rsidRPr="00393AFF">
        <w:rPr>
          <w:rFonts w:ascii="Arial" w:eastAsia="Arial" w:hAnsi="Arial" w:cs="Arial"/>
          <w:sz w:val="22"/>
          <w:szCs w:val="22"/>
        </w:rPr>
        <w:t xml:space="preserve">A </w:t>
      </w:r>
      <w:r w:rsidRPr="0035079E">
        <w:rPr>
          <w:rFonts w:ascii="Arial" w:eastAsia="Arial" w:hAnsi="Arial" w:cs="Arial"/>
          <w:sz w:val="22"/>
          <w:szCs w:val="22"/>
        </w:rPr>
        <w:t>small demonstration of the experiment can be found at:</w:t>
      </w:r>
      <w:ins w:id="215" w:author="Erin M. Buchanan" w:date="2026-03-13T10:05:00Z" w16du:dateUtc="2026-03-13T15:05:00Z">
        <w:r w:rsidR="00C74082" w:rsidRPr="0035079E">
          <w:rPr>
            <w:rFonts w:ascii="Arial" w:hAnsi="Arial" w:cs="Arial"/>
            <w:sz w:val="22"/>
            <w:szCs w:val="22"/>
            <w:rPrChange w:id="216" w:author="Erin M. Buchanan" w:date="2026-03-13T10:05:00Z" w16du:dateUtc="2026-03-13T15:05:00Z">
              <w:rPr/>
            </w:rPrChange>
          </w:rPr>
          <w:t xml:space="preserve"> </w:t>
        </w:r>
        <w:r w:rsidR="00C74082" w:rsidRPr="0035079E">
          <w:rPr>
            <w:rFonts w:ascii="Arial" w:hAnsi="Arial" w:cs="Arial"/>
            <w:sz w:val="22"/>
            <w:szCs w:val="22"/>
            <w:rPrChange w:id="217" w:author="Erin M. Buchanan" w:date="2026-03-13T10:05:00Z" w16du:dateUtc="2026-03-13T15:05:00Z">
              <w:rPr/>
            </w:rPrChange>
          </w:rPr>
          <w:t>https://open-lab.online/code/PSA%20LDT%20Example/?generate=true</w:t>
        </w:r>
        <w:r w:rsidR="00C74082" w:rsidRPr="0035079E">
          <w:rPr>
            <w:rFonts w:ascii="Arial" w:hAnsi="Arial" w:cs="Arial"/>
            <w:sz w:val="22"/>
            <w:szCs w:val="22"/>
            <w:rPrChange w:id="218" w:author="Erin M. Buchanan" w:date="2026-03-13T10:05:00Z" w16du:dateUtc="2026-03-13T15:05:00Z">
              <w:rPr/>
            </w:rPrChange>
          </w:rPr>
          <w:t>.</w:t>
        </w:r>
      </w:ins>
      <w:del w:id="219" w:author="Erin M. Buchanan" w:date="2026-03-13T10:05:00Z" w16du:dateUtc="2026-03-13T15:05:00Z">
        <w:r w:rsidR="007266ED" w:rsidRPr="0035079E" w:rsidDel="00C74082">
          <w:rPr>
            <w:rFonts w:ascii="Arial" w:hAnsi="Arial" w:cs="Arial"/>
            <w:sz w:val="22"/>
            <w:szCs w:val="22"/>
            <w:rPrChange w:id="220" w:author="Erin M. Buchanan" w:date="2026-03-13T10:05:00Z" w16du:dateUtc="2026-03-13T15:05:00Z">
              <w:rPr/>
            </w:rPrChange>
          </w:rPr>
          <w:fldChar w:fldCharType="begin"/>
        </w:r>
        <w:r w:rsidR="007266ED" w:rsidRPr="0035079E" w:rsidDel="00C74082">
          <w:rPr>
            <w:rFonts w:ascii="Arial" w:hAnsi="Arial" w:cs="Arial"/>
            <w:sz w:val="22"/>
            <w:szCs w:val="22"/>
            <w:rPrChange w:id="221" w:author="Erin M. Buchanan" w:date="2026-03-13T10:05:00Z" w16du:dateUtc="2026-03-13T15:05:00Z">
              <w:rPr/>
            </w:rPrChange>
          </w:rPr>
          <w:delInstrText>HYPERLINK "https://open-lab.online/code/PSA%20LDT%20Example/?generate=true" \h</w:delInstrText>
        </w:r>
        <w:r w:rsidR="007266ED" w:rsidRPr="0035079E" w:rsidDel="00C74082">
          <w:rPr>
            <w:rFonts w:ascii="Arial" w:hAnsi="Arial" w:cs="Arial"/>
            <w:sz w:val="22"/>
            <w:szCs w:val="22"/>
            <w:rPrChange w:id="222" w:author="Erin M. Buchanan" w:date="2026-03-13T10:05:00Z" w16du:dateUtc="2026-03-13T15:05:00Z">
              <w:rPr/>
            </w:rPrChange>
          </w:rPr>
        </w:r>
        <w:r w:rsidR="007266ED" w:rsidRPr="0035079E" w:rsidDel="00C74082">
          <w:rPr>
            <w:rFonts w:ascii="Arial" w:hAnsi="Arial" w:cs="Arial"/>
            <w:sz w:val="22"/>
            <w:szCs w:val="22"/>
            <w:rPrChange w:id="223" w:author="Erin M. Buchanan" w:date="2026-03-13T10:05:00Z" w16du:dateUtc="2026-03-13T15:05:00Z">
              <w:rPr/>
            </w:rPrChange>
          </w:rPr>
          <w:fldChar w:fldCharType="separate"/>
        </w:r>
        <w:r w:rsidR="007266ED" w:rsidRPr="0035079E" w:rsidDel="00C74082">
          <w:rPr>
            <w:rFonts w:ascii="Arial" w:eastAsia="Arial" w:hAnsi="Arial" w:cs="Arial"/>
            <w:sz w:val="22"/>
            <w:szCs w:val="22"/>
          </w:rPr>
          <w:delText xml:space="preserve"> </w:delText>
        </w:r>
        <w:r w:rsidR="007266ED" w:rsidRPr="0035079E" w:rsidDel="00C74082">
          <w:rPr>
            <w:rFonts w:ascii="Arial" w:hAnsi="Arial" w:cs="Arial"/>
            <w:sz w:val="22"/>
            <w:szCs w:val="22"/>
            <w:rPrChange w:id="224" w:author="Erin M. Buchanan" w:date="2026-03-13T10:05:00Z" w16du:dateUtc="2026-03-13T15:05:00Z">
              <w:rPr/>
            </w:rPrChange>
          </w:rPr>
          <w:fldChar w:fldCharType="end"/>
        </w:r>
        <w:r w:rsidR="007266ED" w:rsidRPr="0035079E" w:rsidDel="00C74082">
          <w:rPr>
            <w:rFonts w:ascii="Arial" w:hAnsi="Arial" w:cs="Arial"/>
            <w:sz w:val="22"/>
            <w:szCs w:val="22"/>
            <w:rPrChange w:id="225" w:author="Erin M. Buchanan" w:date="2026-03-13T10:05:00Z" w16du:dateUtc="2026-03-13T15:05:00Z">
              <w:rPr/>
            </w:rPrChange>
          </w:rPr>
          <w:fldChar w:fldCharType="begin"/>
        </w:r>
        <w:r w:rsidR="007266ED" w:rsidRPr="0035079E" w:rsidDel="00C74082">
          <w:rPr>
            <w:rFonts w:ascii="Arial" w:hAnsi="Arial" w:cs="Arial"/>
            <w:sz w:val="22"/>
            <w:szCs w:val="22"/>
            <w:rPrChange w:id="226" w:author="Erin M. Buchanan" w:date="2026-03-13T10:05:00Z" w16du:dateUtc="2026-03-13T15:05:00Z">
              <w:rPr/>
            </w:rPrChange>
          </w:rPr>
          <w:delInstrText>HYPERLINK "https://open-lab.online/code/PSA%20LDT%20Example/?generate=true" \h</w:delInstrText>
        </w:r>
        <w:r w:rsidR="007266ED" w:rsidRPr="0035079E" w:rsidDel="00C74082">
          <w:rPr>
            <w:rFonts w:ascii="Arial" w:hAnsi="Arial" w:cs="Arial"/>
            <w:sz w:val="22"/>
            <w:szCs w:val="22"/>
            <w:rPrChange w:id="227" w:author="Erin M. Buchanan" w:date="2026-03-13T10:05:00Z" w16du:dateUtc="2026-03-13T15:05:00Z">
              <w:rPr/>
            </w:rPrChange>
          </w:rPr>
        </w:r>
        <w:r w:rsidR="007266ED" w:rsidRPr="0035079E" w:rsidDel="00C74082">
          <w:rPr>
            <w:rFonts w:ascii="Arial" w:hAnsi="Arial" w:cs="Arial"/>
            <w:sz w:val="22"/>
            <w:szCs w:val="22"/>
            <w:rPrChange w:id="228" w:author="Erin M. Buchanan" w:date="2026-03-13T10:05:00Z" w16du:dateUtc="2026-03-13T15:05:00Z">
              <w:rPr/>
            </w:rPrChange>
          </w:rPr>
          <w:fldChar w:fldCharType="separate"/>
        </w:r>
        <w:r w:rsidR="007266ED" w:rsidRPr="0035079E" w:rsidDel="00C74082">
          <w:rPr>
            <w:rFonts w:ascii="Arial" w:eastAsia="Arial" w:hAnsi="Arial" w:cs="Arial"/>
            <w:sz w:val="22"/>
            <w:szCs w:val="22"/>
            <w:u w:val="single"/>
          </w:rPr>
          <w:delText>h</w:delText>
        </w:r>
        <w:r w:rsidR="007266ED" w:rsidRPr="0035079E" w:rsidDel="00C74082">
          <w:rPr>
            <w:rFonts w:ascii="Arial" w:eastAsia="Arial" w:hAnsi="Arial" w:cs="Arial"/>
            <w:sz w:val="22"/>
            <w:szCs w:val="22"/>
            <w:u w:val="single"/>
          </w:rPr>
          <w:delText>e</w:delText>
        </w:r>
        <w:r w:rsidR="007266ED" w:rsidRPr="0035079E" w:rsidDel="00C74082">
          <w:rPr>
            <w:rFonts w:ascii="Arial" w:eastAsia="Arial" w:hAnsi="Arial" w:cs="Arial"/>
            <w:sz w:val="22"/>
            <w:szCs w:val="22"/>
            <w:u w:val="single"/>
          </w:rPr>
          <w:delText>re</w:delText>
        </w:r>
        <w:r w:rsidR="007266ED" w:rsidRPr="0035079E" w:rsidDel="00C74082">
          <w:rPr>
            <w:rFonts w:ascii="Arial" w:hAnsi="Arial" w:cs="Arial"/>
            <w:sz w:val="22"/>
            <w:szCs w:val="22"/>
            <w:rPrChange w:id="229" w:author="Erin M. Buchanan" w:date="2026-03-13T10:05:00Z" w16du:dateUtc="2026-03-13T15:05:00Z">
              <w:rPr/>
            </w:rPrChange>
          </w:rPr>
          <w:fldChar w:fldCharType="end"/>
        </w:r>
        <w:r w:rsidRPr="0035079E" w:rsidDel="00C74082">
          <w:rPr>
            <w:rFonts w:ascii="Arial" w:eastAsia="Arial" w:hAnsi="Arial" w:cs="Arial"/>
            <w:sz w:val="22"/>
            <w:szCs w:val="22"/>
          </w:rPr>
          <w:delText>.</w:delText>
        </w:r>
      </w:del>
      <w:r w:rsidRPr="0035079E">
        <w:rPr>
          <w:rFonts w:ascii="Arial" w:eastAsia="Arial" w:hAnsi="Arial" w:cs="Arial"/>
          <w:sz w:val="22"/>
          <w:szCs w:val="22"/>
        </w:rPr>
        <w:t xml:space="preserve"> The study </w:t>
      </w:r>
      <w:del w:id="230" w:author="Erin M. Buchanan" w:date="2026-03-13T10:05:00Z" w16du:dateUtc="2026-03-13T15:05:00Z">
        <w:r w:rsidRPr="0035079E" w:rsidDel="0035079E">
          <w:rPr>
            <w:rFonts w:ascii="Arial" w:eastAsia="Arial" w:hAnsi="Arial" w:cs="Arial"/>
            <w:sz w:val="22"/>
            <w:szCs w:val="22"/>
          </w:rPr>
          <w:delText xml:space="preserve">will </w:delText>
        </w:r>
      </w:del>
      <w:ins w:id="231" w:author="Erin M. Buchanan" w:date="2026-03-13T10:05:00Z" w16du:dateUtc="2026-03-13T15:05:00Z">
        <w:r w:rsidR="0035079E">
          <w:rPr>
            <w:rFonts w:ascii="Arial" w:eastAsia="Arial" w:hAnsi="Arial" w:cs="Arial"/>
            <w:sz w:val="22"/>
            <w:szCs w:val="22"/>
          </w:rPr>
          <w:t>w</w:t>
        </w:r>
      </w:ins>
      <w:ins w:id="232" w:author="Erin M. Buchanan" w:date="2026-03-13T10:06:00Z" w16du:dateUtc="2026-03-13T15:06:00Z">
        <w:r w:rsidR="0035079E">
          <w:rPr>
            <w:rFonts w:ascii="Arial" w:eastAsia="Arial" w:hAnsi="Arial" w:cs="Arial"/>
            <w:sz w:val="22"/>
            <w:szCs w:val="22"/>
          </w:rPr>
          <w:t>as</w:t>
        </w:r>
      </w:ins>
      <w:del w:id="233" w:author="Erin M. Buchanan" w:date="2026-03-13T10:06:00Z" w16du:dateUtc="2026-03-13T15:06:00Z">
        <w:r w:rsidRPr="0035079E" w:rsidDel="0035079E">
          <w:rPr>
            <w:rFonts w:ascii="Arial" w:eastAsia="Arial" w:hAnsi="Arial" w:cs="Arial"/>
            <w:sz w:val="22"/>
            <w:szCs w:val="22"/>
          </w:rPr>
          <w:delText>be</w:delText>
        </w:r>
      </w:del>
      <w:r w:rsidRPr="0035079E">
        <w:rPr>
          <w:rFonts w:ascii="Arial" w:eastAsia="Arial" w:hAnsi="Arial" w:cs="Arial"/>
          <w:sz w:val="22"/>
          <w:szCs w:val="22"/>
        </w:rPr>
        <w:t xml:space="preserve"> programmed using lab.js</w:t>
      </w:r>
      <w:del w:id="234" w:author="Erin M. Buchanan" w:date="2026-03-13T10:06:00Z" w16du:dateUtc="2026-03-13T15:06:00Z">
        <w:r w:rsidR="007266ED" w:rsidRPr="0035079E" w:rsidDel="0035079E">
          <w:rPr>
            <w:rFonts w:ascii="Arial" w:hAnsi="Arial" w:cs="Arial"/>
            <w:sz w:val="22"/>
            <w:szCs w:val="22"/>
            <w:rPrChange w:id="235" w:author="Erin M. Buchanan" w:date="2026-03-13T10:05:00Z" w16du:dateUtc="2026-03-13T15:05:00Z">
              <w:rPr/>
            </w:rPrChange>
          </w:rPr>
          <w:fldChar w:fldCharType="begin"/>
        </w:r>
        <w:r w:rsidR="007266ED" w:rsidRPr="0035079E" w:rsidDel="0035079E">
          <w:rPr>
            <w:rFonts w:ascii="Arial" w:hAnsi="Arial" w:cs="Arial"/>
            <w:sz w:val="22"/>
            <w:szCs w:val="22"/>
            <w:rPrChange w:id="236" w:author="Erin M. Buchanan" w:date="2026-03-13T10:05:00Z" w16du:dateUtc="2026-03-13T15:05:00Z">
              <w:rPr/>
            </w:rPrChange>
          </w:rPr>
          <w:delInstrText>HYPERLINK "https://paperpile.com/c/d09zVa/6aux" \h</w:delInstrText>
        </w:r>
        <w:r w:rsidR="007266ED" w:rsidRPr="0035079E" w:rsidDel="0035079E">
          <w:rPr>
            <w:rFonts w:ascii="Arial" w:hAnsi="Arial" w:cs="Arial"/>
            <w:sz w:val="22"/>
            <w:szCs w:val="22"/>
            <w:rPrChange w:id="237" w:author="Erin M. Buchanan" w:date="2026-03-13T10:05:00Z" w16du:dateUtc="2026-03-13T15:05:00Z">
              <w:rPr/>
            </w:rPrChange>
          </w:rPr>
        </w:r>
        <w:r w:rsidR="007266ED" w:rsidRPr="0035079E" w:rsidDel="0035079E">
          <w:rPr>
            <w:rFonts w:ascii="Arial" w:hAnsi="Arial" w:cs="Arial"/>
            <w:sz w:val="22"/>
            <w:szCs w:val="22"/>
            <w:rPrChange w:id="238" w:author="Erin M. Buchanan" w:date="2026-03-13T10:05:00Z" w16du:dateUtc="2026-03-13T15:05:00Z">
              <w:rPr/>
            </w:rPrChange>
          </w:rPr>
          <w:fldChar w:fldCharType="separate"/>
        </w:r>
        <w:r w:rsidR="007266ED" w:rsidRPr="0035079E" w:rsidDel="0035079E">
          <w:rPr>
            <w:rFonts w:ascii="Arial" w:eastAsia="Arial" w:hAnsi="Arial" w:cs="Arial"/>
            <w:sz w:val="22"/>
            <w:szCs w:val="22"/>
          </w:rPr>
          <w:delText xml:space="preserve"> (Henninger,</w:delText>
        </w:r>
        <w:r w:rsidR="007266ED" w:rsidRPr="0035079E" w:rsidDel="0035079E">
          <w:rPr>
            <w:rFonts w:ascii="Arial" w:eastAsia="Arial" w:hAnsi="Arial" w:cs="Arial"/>
            <w:sz w:val="22"/>
            <w:szCs w:val="22"/>
          </w:rPr>
          <w:delText xml:space="preserve"> </w:delText>
        </w:r>
        <w:r w:rsidR="007266ED" w:rsidRPr="0035079E" w:rsidDel="0035079E">
          <w:rPr>
            <w:rFonts w:ascii="Arial" w:eastAsia="Arial" w:hAnsi="Arial" w:cs="Arial"/>
            <w:sz w:val="22"/>
            <w:szCs w:val="22"/>
          </w:rPr>
          <w:delText>Shevchenko, Mertens, Kieslich, &amp; Hilbig, 2019)</w:delText>
        </w:r>
        <w:r w:rsidR="007266ED" w:rsidRPr="0035079E" w:rsidDel="0035079E">
          <w:rPr>
            <w:rFonts w:ascii="Arial" w:hAnsi="Arial" w:cs="Arial"/>
            <w:sz w:val="22"/>
            <w:szCs w:val="22"/>
            <w:rPrChange w:id="239" w:author="Erin M. Buchanan" w:date="2026-03-13T10:05:00Z" w16du:dateUtc="2026-03-13T15:05:00Z">
              <w:rPr/>
            </w:rPrChange>
          </w:rPr>
          <w:fldChar w:fldCharType="end"/>
        </w:r>
      </w:del>
      <w:ins w:id="240" w:author="Erin M. Buchanan" w:date="2026-03-13T10:06:00Z" w16du:dateUtc="2026-03-13T15:06:00Z">
        <w:r w:rsidR="0035079E" w:rsidRPr="0035079E">
          <w:rPr>
            <w:rFonts w:ascii="Arial" w:eastAsia="Arial" w:hAnsi="Arial" w:cs="Arial"/>
            <w:sz w:val="22"/>
            <w:szCs w:val="22"/>
          </w:rPr>
          <w:t xml:space="preserve"> (Henninger</w:t>
        </w:r>
        <w:r w:rsidR="0035079E">
          <w:rPr>
            <w:rFonts w:ascii="Arial" w:eastAsia="Arial" w:hAnsi="Arial" w:cs="Arial"/>
            <w:sz w:val="22"/>
            <w:szCs w:val="22"/>
          </w:rPr>
          <w:t xml:space="preserve"> et al.</w:t>
        </w:r>
        <w:r w:rsidR="0035079E" w:rsidRPr="0035079E">
          <w:rPr>
            <w:rFonts w:ascii="Arial" w:eastAsia="Arial" w:hAnsi="Arial" w:cs="Arial"/>
            <w:sz w:val="22"/>
            <w:szCs w:val="22"/>
          </w:rPr>
          <w:t>, 2019)</w:t>
        </w:r>
      </w:ins>
      <w:r w:rsidRPr="00393AFF">
        <w:rPr>
          <w:rFonts w:ascii="Arial" w:eastAsia="Arial" w:hAnsi="Arial" w:cs="Arial"/>
          <w:sz w:val="22"/>
          <w:szCs w:val="22"/>
        </w:rPr>
        <w:t>, which is an online, open-source study creation project. Precise timing measurement is required for this study, and the lab.js team has documented the accuracy of measurement within their framework</w:t>
      </w:r>
      <w:del w:id="241" w:author="Erin M. Buchanan" w:date="2026-03-13T10:06:00Z" w16du:dateUtc="2026-03-13T15:06:00Z">
        <w:r w:rsidR="007266ED" w:rsidRPr="00393AFF" w:rsidDel="00F02F0D">
          <w:rPr>
            <w:rFonts w:ascii="Arial" w:hAnsi="Arial" w:cs="Arial"/>
            <w:rPrChange w:id="242" w:author="Erin M. Buchanan" w:date="2026-03-13T10:05:00Z" w16du:dateUtc="2026-03-13T15:05:00Z">
              <w:rPr/>
            </w:rPrChange>
          </w:rPr>
          <w:fldChar w:fldCharType="begin"/>
        </w:r>
        <w:r w:rsidR="007266ED" w:rsidRPr="00393AFF" w:rsidDel="00F02F0D">
          <w:rPr>
            <w:rFonts w:ascii="Arial" w:hAnsi="Arial" w:cs="Arial"/>
            <w:rPrChange w:id="243" w:author="Erin M. Buchanan" w:date="2026-03-13T10:05:00Z" w16du:dateUtc="2026-03-13T15:05:00Z">
              <w:rPr/>
            </w:rPrChange>
          </w:rPr>
          <w:delInstrText>HYPERLINK "https://paperpile.com/c/d09zVa/3a8Q" \h</w:delInstrText>
        </w:r>
        <w:r w:rsidR="007266ED" w:rsidRPr="00393AFF" w:rsidDel="00F02F0D">
          <w:rPr>
            <w:rFonts w:ascii="Arial" w:hAnsi="Arial" w:cs="Arial"/>
            <w:rPrChange w:id="244" w:author="Erin M. Buchanan" w:date="2026-03-13T10:05:00Z" w16du:dateUtc="2026-03-13T15:05:00Z">
              <w:rPr/>
            </w:rPrChange>
          </w:rPr>
        </w:r>
        <w:r w:rsidR="007266ED" w:rsidRPr="00393AFF" w:rsidDel="00F02F0D">
          <w:rPr>
            <w:rFonts w:ascii="Arial" w:hAnsi="Arial" w:cs="Arial"/>
            <w:rPrChange w:id="245" w:author="Erin M. Buchanan" w:date="2026-03-13T10:05:00Z" w16du:dateUtc="2026-03-13T15:05:00Z">
              <w:rPr/>
            </w:rPrChange>
          </w:rPr>
          <w:fldChar w:fldCharType="separate"/>
        </w:r>
        <w:r w:rsidR="007266ED" w:rsidRPr="00393AFF" w:rsidDel="00F02F0D">
          <w:rPr>
            <w:rFonts w:ascii="Arial" w:eastAsia="Arial" w:hAnsi="Arial" w:cs="Arial"/>
            <w:sz w:val="22"/>
            <w:szCs w:val="22"/>
          </w:rPr>
          <w:delText xml:space="preserve"> (Henninger, Shevchenko, Mertens, Kieslich, &amp; Hilbig, 2018)</w:delText>
        </w:r>
        <w:r w:rsidR="007266ED" w:rsidRPr="00393AFF" w:rsidDel="00F02F0D">
          <w:rPr>
            <w:rFonts w:ascii="Arial" w:hAnsi="Arial" w:cs="Arial"/>
            <w:rPrChange w:id="246" w:author="Erin M. Buchanan" w:date="2026-03-13T10:05:00Z" w16du:dateUtc="2026-03-13T15:05:00Z">
              <w:rPr/>
            </w:rPrChange>
          </w:rPr>
          <w:fldChar w:fldCharType="end"/>
        </w:r>
      </w:del>
      <w:ins w:id="247" w:author="Erin M. Buchanan" w:date="2026-03-13T10:06:00Z" w16du:dateUtc="2026-03-13T15:06:00Z">
        <w:r w:rsidR="00F02F0D" w:rsidRPr="00393AFF">
          <w:rPr>
            <w:rFonts w:ascii="Arial" w:eastAsia="Arial" w:hAnsi="Arial" w:cs="Arial"/>
            <w:sz w:val="22"/>
            <w:szCs w:val="22"/>
          </w:rPr>
          <w:t xml:space="preserve"> (Henninger</w:t>
        </w:r>
        <w:r w:rsidR="00F02F0D">
          <w:rPr>
            <w:rFonts w:ascii="Arial" w:eastAsia="Arial" w:hAnsi="Arial" w:cs="Arial"/>
            <w:sz w:val="22"/>
            <w:szCs w:val="22"/>
          </w:rPr>
          <w:t xml:space="preserve"> et al.,</w:t>
        </w:r>
        <w:r w:rsidR="00F02F0D" w:rsidRPr="00393AFF">
          <w:rPr>
            <w:rFonts w:ascii="Arial" w:eastAsia="Arial" w:hAnsi="Arial" w:cs="Arial"/>
            <w:sz w:val="22"/>
            <w:szCs w:val="22"/>
          </w:rPr>
          <w:t>, 2018)</w:t>
        </w:r>
      </w:ins>
      <w:r w:rsidRPr="00393AFF">
        <w:rPr>
          <w:rFonts w:ascii="Arial" w:eastAsia="Arial" w:hAnsi="Arial" w:cs="Arial"/>
          <w:sz w:val="22"/>
          <w:szCs w:val="22"/>
        </w:rPr>
        <w:t>, and previous work has shown no differences between lab and web-based data collection for response latencies</w:t>
      </w:r>
      <w:r w:rsidR="007266ED" w:rsidRPr="00393AFF">
        <w:rPr>
          <w:rFonts w:ascii="Arial" w:hAnsi="Arial" w:cs="Arial"/>
          <w:rPrChange w:id="248" w:author="Erin M. Buchanan" w:date="2026-03-13T10:05:00Z" w16du:dateUtc="2026-03-13T15:05:00Z">
            <w:rPr/>
          </w:rPrChange>
        </w:rPr>
        <w:fldChar w:fldCharType="begin"/>
      </w:r>
      <w:r w:rsidR="007266ED" w:rsidRPr="00393AFF">
        <w:rPr>
          <w:rFonts w:ascii="Arial" w:hAnsi="Arial" w:cs="Arial"/>
          <w:rPrChange w:id="249" w:author="Erin M. Buchanan" w:date="2026-03-13T10:05:00Z" w16du:dateUtc="2026-03-13T15:05:00Z">
            <w:rPr/>
          </w:rPrChange>
        </w:rPr>
        <w:instrText>HYPERLINK "https://paperpile.com/c/d09zVa/1857" \h</w:instrText>
      </w:r>
      <w:r w:rsidR="007266ED" w:rsidRPr="00393AFF">
        <w:rPr>
          <w:rFonts w:ascii="Arial" w:hAnsi="Arial" w:cs="Arial"/>
          <w:rPrChange w:id="250" w:author="Erin M. Buchanan" w:date="2026-03-13T10:05:00Z" w16du:dateUtc="2026-03-13T15:05:00Z">
            <w:rPr/>
          </w:rPrChange>
        </w:rPr>
      </w:r>
      <w:r w:rsidR="007266ED" w:rsidRPr="00393AFF">
        <w:rPr>
          <w:rFonts w:ascii="Arial" w:hAnsi="Arial" w:cs="Arial"/>
          <w:rPrChange w:id="251" w:author="Erin M. Buchanan" w:date="2026-03-13T10:05:00Z" w16du:dateUtc="2026-03-13T15:05:00Z">
            <w:rPr/>
          </w:rPrChange>
        </w:rPr>
        <w:fldChar w:fldCharType="separate"/>
      </w:r>
      <w:r w:rsidR="007266ED" w:rsidRPr="00393AFF">
        <w:rPr>
          <w:rFonts w:ascii="Arial" w:eastAsia="Arial" w:hAnsi="Arial" w:cs="Arial"/>
          <w:sz w:val="22"/>
          <w:szCs w:val="22"/>
        </w:rPr>
        <w:t xml:space="preserve"> (Hilbig, 2016)</w:t>
      </w:r>
      <w:r w:rsidR="007266ED" w:rsidRPr="00393AFF">
        <w:rPr>
          <w:rFonts w:ascii="Arial" w:hAnsi="Arial" w:cs="Arial"/>
          <w:rPrChange w:id="252" w:author="Erin M. Buchanan" w:date="2026-03-13T10:05:00Z" w16du:dateUtc="2026-03-13T15:05:00Z">
            <w:rPr/>
          </w:rPrChange>
        </w:rPr>
        <w:fldChar w:fldCharType="end"/>
      </w:r>
      <w:r w:rsidRPr="00393AFF">
        <w:rPr>
          <w:rFonts w:ascii="Arial" w:eastAsia="Arial" w:hAnsi="Arial" w:cs="Arial"/>
          <w:sz w:val="22"/>
          <w:szCs w:val="22"/>
        </w:rPr>
        <w:t>. In addition, SPALEX, a large lexical decision database in Spanish was collected completely online</w:t>
      </w:r>
      <w:r w:rsidR="007266ED" w:rsidRPr="00393AFF">
        <w:rPr>
          <w:rFonts w:ascii="Arial" w:hAnsi="Arial" w:cs="Arial"/>
          <w:rPrChange w:id="253" w:author="Erin M. Buchanan" w:date="2026-03-13T10:05:00Z" w16du:dateUtc="2026-03-13T15:05:00Z">
            <w:rPr/>
          </w:rPrChange>
        </w:rPr>
        <w:fldChar w:fldCharType="begin"/>
      </w:r>
      <w:r w:rsidR="007266ED" w:rsidRPr="00393AFF">
        <w:rPr>
          <w:rFonts w:ascii="Arial" w:hAnsi="Arial" w:cs="Arial"/>
          <w:rPrChange w:id="254" w:author="Erin M. Buchanan" w:date="2026-03-13T10:05:00Z" w16du:dateUtc="2026-03-13T15:05:00Z">
            <w:rPr/>
          </w:rPrChange>
        </w:rPr>
        <w:instrText>HYPERLINK "https://paperpile.com/c/d09zVa/JEZ6" \h</w:instrText>
      </w:r>
      <w:r w:rsidR="007266ED" w:rsidRPr="00393AFF">
        <w:rPr>
          <w:rFonts w:ascii="Arial" w:hAnsi="Arial" w:cs="Arial"/>
          <w:rPrChange w:id="255" w:author="Erin M. Buchanan" w:date="2026-03-13T10:05:00Z" w16du:dateUtc="2026-03-13T15:05:00Z">
            <w:rPr/>
          </w:rPrChange>
        </w:rPr>
      </w:r>
      <w:r w:rsidR="007266ED" w:rsidRPr="00393AFF">
        <w:rPr>
          <w:rFonts w:ascii="Arial" w:hAnsi="Arial" w:cs="Arial"/>
          <w:rPrChange w:id="256" w:author="Erin M. Buchanan" w:date="2026-03-13T10:05:00Z" w16du:dateUtc="2026-03-13T15:05:00Z">
            <w:rPr/>
          </w:rPrChange>
        </w:rPr>
        <w:fldChar w:fldCharType="separate"/>
      </w:r>
      <w:r w:rsidR="007266ED" w:rsidRPr="00393AFF">
        <w:rPr>
          <w:rFonts w:ascii="Arial" w:eastAsia="Arial" w:hAnsi="Arial" w:cs="Arial"/>
          <w:sz w:val="22"/>
          <w:szCs w:val="22"/>
        </w:rPr>
        <w:t xml:space="preserve"> (Aguasvivas et al., 2018)</w:t>
      </w:r>
      <w:r w:rsidR="007266ED" w:rsidRPr="00393AFF">
        <w:rPr>
          <w:rFonts w:ascii="Arial" w:hAnsi="Arial" w:cs="Arial"/>
          <w:rPrChange w:id="257" w:author="Erin M. Buchanan" w:date="2026-03-13T10:05:00Z" w16du:dateUtc="2026-03-13T15:05:00Z">
            <w:rPr/>
          </w:rPrChange>
        </w:rPr>
        <w:fldChar w:fldCharType="end"/>
      </w:r>
      <w:r w:rsidRPr="00393AFF">
        <w:rPr>
          <w:rFonts w:ascii="Arial" w:eastAsia="Arial" w:hAnsi="Arial" w:cs="Arial"/>
          <w:sz w:val="22"/>
          <w:szCs w:val="22"/>
        </w:rPr>
        <w:t>. We will recommend that research labs use Chrome as their browser, however, meta-information about the browser and operating system are saved when participants take the experiment to control for implementation differences. Participants will be directed to an online web portal to take the study, and all data will be retained in the online platform with nightly backups</w:t>
      </w:r>
      <w:ins w:id="258" w:author="Erin M. Buchanan" w:date="2026-03-13T10:07:00Z" w16du:dateUtc="2026-03-13T15:07:00Z">
        <w:r w:rsidR="00F02F0D">
          <w:rPr>
            <w:rFonts w:ascii="Arial" w:eastAsia="Arial" w:hAnsi="Arial" w:cs="Arial"/>
            <w:sz w:val="22"/>
            <w:szCs w:val="22"/>
          </w:rPr>
          <w:t>.</w:t>
        </w:r>
      </w:ins>
      <w:del w:id="259" w:author="Erin M. Buchanan" w:date="2026-03-13T10:07:00Z" w16du:dateUtc="2026-03-13T15:07:00Z">
        <w:r w:rsidRPr="00393AFF" w:rsidDel="00F02F0D">
          <w:rPr>
            <w:rFonts w:ascii="Arial" w:eastAsia="Arial" w:hAnsi="Arial" w:cs="Arial"/>
            <w:sz w:val="22"/>
            <w:szCs w:val="22"/>
          </w:rPr>
          <w:delText xml:space="preserve"> to GitHub. </w:delText>
        </w:r>
      </w:del>
      <w:r w:rsidRPr="00393AFF">
        <w:rPr>
          <w:rFonts w:ascii="Arial" w:eastAsia="Arial" w:hAnsi="Arial" w:cs="Arial"/>
          <w:sz w:val="22"/>
          <w:szCs w:val="22"/>
        </w:rPr>
        <w:t>They will be asked to indicate their gender (male, female, other, prefer not to say), year of birth for age,</w:t>
      </w:r>
      <w:ins w:id="260" w:author="Erin M. Buchanan" w:date="2026-03-13T10:07:00Z" w16du:dateUtc="2026-03-13T15:07:00Z">
        <w:r w:rsidR="00F02F0D">
          <w:rPr>
            <w:rFonts w:ascii="Arial" w:eastAsia="Arial" w:hAnsi="Arial" w:cs="Arial"/>
            <w:sz w:val="22"/>
            <w:szCs w:val="22"/>
          </w:rPr>
          <w:t xml:space="preserve"> </w:t>
        </w:r>
      </w:ins>
      <w:del w:id="261" w:author="Erin M. Buchanan" w:date="2026-03-13T10:07:00Z" w16du:dateUtc="2026-03-13T15:07:00Z">
        <w:r w:rsidRPr="00393AFF" w:rsidDel="00F02F0D">
          <w:rPr>
            <w:rFonts w:ascii="Arial" w:eastAsia="Arial" w:hAnsi="Arial" w:cs="Arial"/>
            <w:sz w:val="22"/>
            <w:szCs w:val="22"/>
          </w:rPr>
          <w:delText xml:space="preserve"> and </w:delText>
        </w:r>
      </w:del>
      <w:r w:rsidRPr="00393AFF">
        <w:rPr>
          <w:rFonts w:ascii="Arial" w:eastAsia="Arial" w:hAnsi="Arial" w:cs="Arial"/>
          <w:sz w:val="22"/>
          <w:szCs w:val="22"/>
        </w:rPr>
        <w:t>education level (none, elementary school, high school, bachelors, masters, doctorate)</w:t>
      </w:r>
      <w:ins w:id="262" w:author="Erin M. Buchanan" w:date="2026-03-13T10:07:00Z" w16du:dateUtc="2026-03-13T15:07:00Z">
        <w:r w:rsidR="00F02F0D">
          <w:rPr>
            <w:rFonts w:ascii="Arial" w:eastAsia="Arial" w:hAnsi="Arial" w:cs="Arial"/>
            <w:sz w:val="22"/>
            <w:szCs w:val="22"/>
          </w:rPr>
          <w:t xml:space="preserve">, and dominant hand </w:t>
        </w:r>
      </w:ins>
      <w:del w:id="263" w:author="Erin M. Buchanan" w:date="2026-03-13T10:07:00Z" w16du:dateUtc="2026-03-13T15:07:00Z">
        <w:r w:rsidRPr="00393AFF" w:rsidDel="00F02F0D">
          <w:rPr>
            <w:rFonts w:ascii="Arial" w:eastAsia="Arial" w:hAnsi="Arial" w:cs="Arial"/>
            <w:sz w:val="22"/>
            <w:szCs w:val="22"/>
          </w:rPr>
          <w:delText xml:space="preserve"> </w:delText>
        </w:r>
      </w:del>
      <w:r w:rsidRPr="00393AFF">
        <w:rPr>
          <w:rFonts w:ascii="Arial" w:eastAsia="Arial" w:hAnsi="Arial" w:cs="Arial"/>
          <w:sz w:val="22"/>
          <w:szCs w:val="22"/>
        </w:rPr>
        <w:t xml:space="preserve">for demographic variables. </w:t>
      </w:r>
      <w:del w:id="264" w:author="Erin M. Buchanan" w:date="2026-03-13T10:07:00Z" w16du:dateUtc="2026-03-13T15:07:00Z">
        <w:r w:rsidRPr="00393AFF" w:rsidDel="00687099">
          <w:rPr>
            <w:rFonts w:ascii="Arial" w:eastAsia="Arial" w:hAnsi="Arial" w:cs="Arial"/>
            <w:sz w:val="22"/>
            <w:szCs w:val="22"/>
          </w:rPr>
          <w:delText xml:space="preserve">To continue in the study, they will select their primary language, which will direct them to the appropriate stimuli set. </w:delText>
        </w:r>
      </w:del>
      <w:r w:rsidRPr="00393AFF">
        <w:rPr>
          <w:rFonts w:ascii="Arial" w:eastAsia="Arial" w:hAnsi="Arial" w:cs="Arial"/>
          <w:sz w:val="22"/>
          <w:szCs w:val="22"/>
        </w:rPr>
        <w:t xml:space="preserve">The research lab ID will be collected (to track external collaborators) but no identifying information will be collected about participants (i.e., IP address or other information than listed here for demographics). </w:t>
      </w:r>
    </w:p>
    <w:p w14:paraId="6B495D77" w14:textId="77777777" w:rsidR="007266ED" w:rsidRPr="00393AFF" w:rsidRDefault="007266ED">
      <w:pPr>
        <w:rPr>
          <w:rFonts w:ascii="Arial" w:eastAsia="Arial" w:hAnsi="Arial" w:cs="Arial"/>
          <w:sz w:val="22"/>
          <w:szCs w:val="22"/>
        </w:rPr>
      </w:pPr>
    </w:p>
    <w:p w14:paraId="78938900" w14:textId="6A7A2521" w:rsidR="007266ED" w:rsidRPr="00393AFF" w:rsidRDefault="00000000">
      <w:pPr>
        <w:rPr>
          <w:rFonts w:ascii="Arial" w:eastAsia="Arial" w:hAnsi="Arial" w:cs="Arial"/>
          <w:sz w:val="22"/>
          <w:szCs w:val="22"/>
        </w:rPr>
      </w:pPr>
      <w:r w:rsidRPr="00393AFF">
        <w:rPr>
          <w:rFonts w:ascii="Arial" w:eastAsia="Arial" w:hAnsi="Arial" w:cs="Arial"/>
          <w:sz w:val="22"/>
          <w:szCs w:val="22"/>
        </w:rPr>
        <w:t xml:space="preserve">Participants will be required to complete the study on a computer, rather than a mobile or tablet device. This requirement allows for tracking of the display of the device which will indicate important aspects about screen size, browser, and timing accuracy. </w:t>
      </w:r>
      <w:del w:id="265" w:author="Erin M. Buchanan" w:date="2026-03-13T10:07:00Z" w16du:dateUtc="2026-03-13T15:07:00Z">
        <w:r w:rsidRPr="00393AFF" w:rsidDel="008308D3">
          <w:rPr>
            <w:rFonts w:ascii="Arial" w:eastAsia="Arial" w:hAnsi="Arial" w:cs="Arial"/>
            <w:sz w:val="22"/>
            <w:szCs w:val="22"/>
          </w:rPr>
          <w:delText>In order to</w:delText>
        </w:r>
      </w:del>
      <w:ins w:id="266" w:author="Erin M. Buchanan" w:date="2026-03-13T10:07:00Z" w16du:dateUtc="2026-03-13T15:07:00Z">
        <w:r w:rsidR="008308D3" w:rsidRPr="00393AFF">
          <w:rPr>
            <w:rFonts w:ascii="Arial" w:eastAsia="Arial" w:hAnsi="Arial" w:cs="Arial"/>
            <w:sz w:val="22"/>
            <w:szCs w:val="22"/>
          </w:rPr>
          <w:t>To</w:t>
        </w:r>
      </w:ins>
      <w:r w:rsidRPr="00393AFF">
        <w:rPr>
          <w:rFonts w:ascii="Arial" w:eastAsia="Arial" w:hAnsi="Arial" w:cs="Arial"/>
          <w:sz w:val="22"/>
          <w:szCs w:val="22"/>
        </w:rPr>
        <w:t xml:space="preserve"> enforce this requirement, participants will be asked to hit the spacebar to continue the study. Instructions on how to complete a lexical decision task will be shown on the next screen, followed by 10 practice trials. Each trial starts with a fixation cross (+) in the middle of the screen for 500 ms. The concept will then be displayed in the middle of the screen in uppercase San-Serif font (i.e., NURSE). On the bottom of the screen the answer choices will be shown as the traditional keys next to the </w:t>
      </w:r>
      <w:r w:rsidRPr="00393AFF">
        <w:rPr>
          <w:rFonts w:ascii="Arial" w:eastAsia="Arial" w:hAnsi="Arial" w:cs="Arial"/>
          <w:i/>
          <w:sz w:val="22"/>
          <w:szCs w:val="22"/>
        </w:rPr>
        <w:t>shift</w:t>
      </w:r>
      <w:r w:rsidRPr="00393AFF">
        <w:rPr>
          <w:rFonts w:ascii="Arial" w:eastAsia="Arial" w:hAnsi="Arial" w:cs="Arial"/>
          <w:sz w:val="22"/>
          <w:szCs w:val="22"/>
        </w:rPr>
        <w:t xml:space="preserve"> key depending on the common keyboard layout for that language (i.e., Z and / on a QWERTY keyboard or &gt; and - on a QWERTZ keyboard). </w:t>
      </w:r>
      <w:del w:id="267" w:author="Erin M. Buchanan" w:date="2026-03-13T10:08:00Z" w16du:dateUtc="2026-03-13T15:08:00Z">
        <w:r w:rsidRPr="00393AFF" w:rsidDel="008308D3">
          <w:rPr>
            <w:rFonts w:ascii="Arial" w:eastAsia="Arial" w:hAnsi="Arial" w:cs="Arial"/>
            <w:sz w:val="22"/>
            <w:szCs w:val="22"/>
          </w:rPr>
          <w:delText>These choices will be reversed in half of the subjects, which will be randomly selected at the start of the study to counterbalance word/nonword selection</w:delText>
        </w:r>
      </w:del>
      <w:ins w:id="268" w:author="Erin M. Buchanan" w:date="2026-03-13T10:08:00Z" w16du:dateUtc="2026-03-13T15:08:00Z">
        <w:r w:rsidR="008308D3">
          <w:rPr>
            <w:rFonts w:ascii="Arial" w:eastAsia="Arial" w:hAnsi="Arial" w:cs="Arial"/>
            <w:sz w:val="22"/>
            <w:szCs w:val="22"/>
          </w:rPr>
          <w:t>The mapping of the keys will d</w:t>
        </w:r>
        <w:r w:rsidR="00E21D82">
          <w:rPr>
            <w:rFonts w:ascii="Arial" w:eastAsia="Arial" w:hAnsi="Arial" w:cs="Arial"/>
            <w:sz w:val="22"/>
            <w:szCs w:val="22"/>
          </w:rPr>
          <w:t>e</w:t>
        </w:r>
        <w:r w:rsidR="008308D3">
          <w:rPr>
            <w:rFonts w:ascii="Arial" w:eastAsia="Arial" w:hAnsi="Arial" w:cs="Arial"/>
            <w:sz w:val="22"/>
            <w:szCs w:val="22"/>
          </w:rPr>
          <w:t xml:space="preserve">pend on the participant </w:t>
        </w:r>
        <w:r w:rsidR="00E21D82">
          <w:rPr>
            <w:rFonts w:ascii="Arial" w:eastAsia="Arial" w:hAnsi="Arial" w:cs="Arial"/>
            <w:sz w:val="22"/>
            <w:szCs w:val="22"/>
          </w:rPr>
          <w:t>choice</w:t>
        </w:r>
        <w:r w:rsidR="008308D3">
          <w:rPr>
            <w:rFonts w:ascii="Arial" w:eastAsia="Arial" w:hAnsi="Arial" w:cs="Arial"/>
            <w:sz w:val="22"/>
            <w:szCs w:val="22"/>
          </w:rPr>
          <w:t xml:space="preserve"> for handedness: the dominant hand will be mapped to the word choice and the non-dominant hand will be mapped to the non-word choice</w:t>
        </w:r>
      </w:ins>
      <w:r w:rsidRPr="00393AFF">
        <w:rPr>
          <w:rFonts w:ascii="Arial" w:eastAsia="Arial" w:hAnsi="Arial" w:cs="Arial"/>
          <w:sz w:val="22"/>
          <w:szCs w:val="22"/>
        </w:rPr>
        <w:t>. Participants will enter their choice for each concept, and then the next word will appear with an intertrial interval of 500 ms (i.e., the time between the offset of the first concept and onset of the next concept, when the fixation cross is showing). Responses will time out after 5 seconds and move on to the next trial. After ten trials, participants will see the instruction screen again with a reminder that they will now be doing the real task.</w:t>
      </w:r>
    </w:p>
    <w:p w14:paraId="4EFBBF0F" w14:textId="77777777" w:rsidR="007266ED" w:rsidRPr="00393AFF" w:rsidRDefault="007266ED">
      <w:pPr>
        <w:rPr>
          <w:rFonts w:ascii="Arial" w:eastAsia="Arial" w:hAnsi="Arial" w:cs="Arial"/>
          <w:sz w:val="22"/>
          <w:szCs w:val="22"/>
        </w:rPr>
      </w:pPr>
    </w:p>
    <w:p w14:paraId="2ADD783E" w14:textId="56EF452B" w:rsidR="007266ED" w:rsidRPr="00393AFF" w:rsidDel="004939A7" w:rsidRDefault="00000000">
      <w:pPr>
        <w:rPr>
          <w:del w:id="269" w:author="Erin M. Buchanan" w:date="2026-03-13T10:09:00Z" w16du:dateUtc="2026-03-13T15:09:00Z"/>
          <w:rFonts w:ascii="Arial" w:eastAsia="Arial" w:hAnsi="Arial" w:cs="Arial"/>
          <w:sz w:val="22"/>
          <w:szCs w:val="22"/>
        </w:rPr>
      </w:pPr>
      <w:r w:rsidRPr="00393AFF">
        <w:rPr>
          <w:rFonts w:ascii="Arial" w:eastAsia="Arial" w:hAnsi="Arial" w:cs="Arial"/>
          <w:sz w:val="22"/>
          <w:szCs w:val="22"/>
        </w:rPr>
        <w:t xml:space="preserve">After 100 trials, the participants will be shown a short break screen with the option to continue by hitting the spacebar after 10 seconds. After </w:t>
      </w:r>
      <w:del w:id="270" w:author="Erin M. Buchanan" w:date="2026-03-13T10:09:00Z" w16du:dateUtc="2026-03-13T15:09:00Z">
        <w:r w:rsidRPr="00393AFF" w:rsidDel="00D9499F">
          <w:rPr>
            <w:rFonts w:ascii="Arial" w:eastAsia="Arial" w:hAnsi="Arial" w:cs="Arial"/>
            <w:sz w:val="22"/>
            <w:szCs w:val="22"/>
          </w:rPr>
          <w:delText xml:space="preserve">six </w:delText>
        </w:r>
      </w:del>
      <w:ins w:id="271" w:author="Erin M. Buchanan" w:date="2026-03-13T10:09:00Z" w16du:dateUtc="2026-03-13T15:09:00Z">
        <w:r w:rsidR="00D9499F">
          <w:rPr>
            <w:rFonts w:ascii="Arial" w:eastAsia="Arial" w:hAnsi="Arial" w:cs="Arial"/>
            <w:sz w:val="22"/>
            <w:szCs w:val="22"/>
          </w:rPr>
          <w:t>eight</w:t>
        </w:r>
        <w:r w:rsidR="00D9499F" w:rsidRPr="00393AFF">
          <w:rPr>
            <w:rFonts w:ascii="Arial" w:eastAsia="Arial" w:hAnsi="Arial" w:cs="Arial"/>
            <w:sz w:val="22"/>
            <w:szCs w:val="22"/>
          </w:rPr>
          <w:t xml:space="preserve"> </w:t>
        </w:r>
      </w:ins>
      <w:r w:rsidRPr="00393AFF">
        <w:rPr>
          <w:rFonts w:ascii="Arial" w:eastAsia="Arial" w:hAnsi="Arial" w:cs="Arial"/>
          <w:sz w:val="22"/>
          <w:szCs w:val="22"/>
        </w:rPr>
        <w:t>blocks of 100 trials (</w:t>
      </w:r>
      <w:ins w:id="272" w:author="Erin M. Buchanan" w:date="2026-03-13T10:09:00Z" w16du:dateUtc="2026-03-13T15:09:00Z">
        <w:r w:rsidR="00D9499F">
          <w:rPr>
            <w:rFonts w:ascii="Arial" w:eastAsia="Arial" w:hAnsi="Arial" w:cs="Arial"/>
            <w:sz w:val="22"/>
            <w:szCs w:val="22"/>
          </w:rPr>
          <w:t>8</w:t>
        </w:r>
      </w:ins>
      <w:del w:id="273" w:author="Erin M. Buchanan" w:date="2026-03-13T10:09:00Z" w16du:dateUtc="2026-03-13T15:09:00Z">
        <w:r w:rsidRPr="00393AFF" w:rsidDel="00D9499F">
          <w:rPr>
            <w:rFonts w:ascii="Arial" w:eastAsia="Arial" w:hAnsi="Arial" w:cs="Arial"/>
            <w:sz w:val="22"/>
            <w:szCs w:val="22"/>
          </w:rPr>
          <w:delText>6</w:delText>
        </w:r>
      </w:del>
      <w:r w:rsidRPr="00393AFF">
        <w:rPr>
          <w:rFonts w:ascii="Arial" w:eastAsia="Arial" w:hAnsi="Arial" w:cs="Arial"/>
          <w:sz w:val="22"/>
          <w:szCs w:val="22"/>
        </w:rPr>
        <w:t xml:space="preserve">00 words), the experiment will end with a thank you screen. On this screen, </w:t>
      </w:r>
      <w:del w:id="274" w:author="Erin M. Buchanan" w:date="2026-03-13T10:09:00Z" w16du:dateUtc="2026-03-13T15:09:00Z">
        <w:r w:rsidRPr="00393AFF" w:rsidDel="004939A7">
          <w:rPr>
            <w:rFonts w:ascii="Arial" w:eastAsia="Arial" w:hAnsi="Arial" w:cs="Arial"/>
            <w:sz w:val="22"/>
            <w:szCs w:val="22"/>
          </w:rPr>
          <w:delText>participants will indicate what type of credit they are receiving for the study (course credit, payment), and</w:delText>
        </w:r>
      </w:del>
      <w:ins w:id="275" w:author="Erin M. Buchanan" w:date="2026-03-13T10:09:00Z" w16du:dateUtc="2026-03-13T15:09:00Z">
        <w:r w:rsidR="004939A7">
          <w:rPr>
            <w:rFonts w:ascii="Arial" w:eastAsia="Arial" w:hAnsi="Arial" w:cs="Arial"/>
            <w:sz w:val="22"/>
            <w:szCs w:val="22"/>
          </w:rPr>
          <w:t>participants</w:t>
        </w:r>
      </w:ins>
      <w:r w:rsidRPr="00393AFF">
        <w:rPr>
          <w:rFonts w:ascii="Arial" w:eastAsia="Arial" w:hAnsi="Arial" w:cs="Arial"/>
          <w:sz w:val="22"/>
          <w:szCs w:val="22"/>
        </w:rPr>
        <w:t xml:space="preserve"> </w:t>
      </w:r>
      <w:del w:id="276" w:author="Erin M. Buchanan" w:date="2026-03-13T10:09:00Z" w16du:dateUtc="2026-03-13T15:09:00Z">
        <w:r w:rsidRPr="00393AFF" w:rsidDel="004939A7">
          <w:rPr>
            <w:rFonts w:ascii="Arial" w:eastAsia="Arial" w:hAnsi="Arial" w:cs="Arial"/>
            <w:sz w:val="22"/>
            <w:szCs w:val="22"/>
          </w:rPr>
          <w:delText xml:space="preserve">they </w:delText>
        </w:r>
      </w:del>
      <w:r w:rsidRPr="00393AFF">
        <w:rPr>
          <w:rFonts w:ascii="Arial" w:eastAsia="Arial" w:hAnsi="Arial" w:cs="Arial"/>
          <w:sz w:val="22"/>
          <w:szCs w:val="22"/>
        </w:rPr>
        <w:t>will be given instructions on how to indicate they have completed the study to the appropriate lab.</w:t>
      </w:r>
      <w:ins w:id="277" w:author="Erin M. Buchanan" w:date="2026-03-13T10:09:00Z" w16du:dateUtc="2026-03-13T15:09:00Z">
        <w:r w:rsidR="004939A7">
          <w:rPr>
            <w:rFonts w:ascii="Arial" w:eastAsia="Arial" w:hAnsi="Arial" w:cs="Arial"/>
            <w:sz w:val="22"/>
            <w:szCs w:val="22"/>
          </w:rPr>
          <w:t xml:space="preserve"> </w:t>
        </w:r>
      </w:ins>
      <w:del w:id="278" w:author="Erin M. Buchanan" w:date="2026-03-13T10:09:00Z" w16du:dateUtc="2026-03-13T15:09:00Z">
        <w:r w:rsidRPr="00393AFF" w:rsidDel="004939A7">
          <w:rPr>
            <w:rFonts w:ascii="Arial" w:eastAsia="Arial" w:hAnsi="Arial" w:cs="Arial"/>
            <w:sz w:val="22"/>
            <w:szCs w:val="22"/>
          </w:rPr>
          <w:delText xml:space="preserve"> Participants will be allowed to take the study multiple times (see below). </w:delText>
        </w:r>
      </w:del>
      <w:r w:rsidRPr="00393AFF">
        <w:rPr>
          <w:rFonts w:ascii="Arial" w:eastAsia="Arial" w:hAnsi="Arial" w:cs="Arial"/>
          <w:sz w:val="22"/>
          <w:szCs w:val="22"/>
        </w:rPr>
        <w:t xml:space="preserve">These values will be customized based on data collection type (i.e., Mechanical Turk, </w:t>
      </w:r>
      <w:r w:rsidRPr="00393AFF">
        <w:rPr>
          <w:rFonts w:ascii="Arial" w:eastAsia="Arial" w:hAnsi="Arial" w:cs="Arial"/>
          <w:sz w:val="22"/>
          <w:szCs w:val="22"/>
        </w:rPr>
        <w:lastRenderedPageBreak/>
        <w:t xml:space="preserve">participant pool, etc.). An estimate </w:t>
      </w:r>
      <w:del w:id="279" w:author="Erin M. Buchanan" w:date="2026-03-13T10:09:00Z" w16du:dateUtc="2026-03-13T15:09:00Z">
        <w:r w:rsidRPr="00393AFF" w:rsidDel="004939A7">
          <w:rPr>
            <w:rFonts w:ascii="Arial" w:eastAsia="Arial" w:hAnsi="Arial" w:cs="Arial"/>
            <w:sz w:val="22"/>
            <w:szCs w:val="22"/>
          </w:rPr>
          <w:delText>for the amount of</w:delText>
        </w:r>
      </w:del>
      <w:ins w:id="280" w:author="Erin M. Buchanan" w:date="2026-03-13T10:09:00Z" w16du:dateUtc="2026-03-13T15:09:00Z">
        <w:r w:rsidR="004939A7" w:rsidRPr="00393AFF">
          <w:rPr>
            <w:rFonts w:ascii="Arial" w:eastAsia="Arial" w:hAnsi="Arial" w:cs="Arial"/>
            <w:sz w:val="22"/>
            <w:szCs w:val="22"/>
          </w:rPr>
          <w:t>for</w:t>
        </w:r>
      </w:ins>
      <w:r w:rsidRPr="00393AFF">
        <w:rPr>
          <w:rFonts w:ascii="Arial" w:eastAsia="Arial" w:hAnsi="Arial" w:cs="Arial"/>
          <w:sz w:val="22"/>
          <w:szCs w:val="22"/>
        </w:rPr>
        <w:t xml:space="preserve"> time required for the study is approximately twenty to thirty minutes including practice trials, instructions, and breaks. </w:t>
      </w:r>
      <w:del w:id="281" w:author="Erin M. Buchanan" w:date="2026-03-13T10:09:00Z" w16du:dateUtc="2026-03-13T15:09:00Z">
        <w:r w:rsidRPr="00393AFF" w:rsidDel="004939A7">
          <w:rPr>
            <w:rFonts w:ascii="Arial" w:eastAsia="Arial" w:hAnsi="Arial" w:cs="Arial"/>
            <w:sz w:val="22"/>
            <w:szCs w:val="22"/>
          </w:rPr>
          <w:delText xml:space="preserve">We will pilot test the number of stimuli to keep the study under 30 minutes and will lower the number of trials accordingly. </w:delText>
        </w:r>
      </w:del>
    </w:p>
    <w:p w14:paraId="0D5ABB8B" w14:textId="77777777" w:rsidR="007266ED" w:rsidRPr="00393AFF" w:rsidRDefault="007266ED">
      <w:pPr>
        <w:rPr>
          <w:rFonts w:ascii="Arial" w:eastAsia="Arial" w:hAnsi="Arial" w:cs="Arial"/>
          <w:sz w:val="22"/>
          <w:szCs w:val="22"/>
        </w:rPr>
      </w:pPr>
    </w:p>
    <w:p w14:paraId="6A5C3CA7" w14:textId="5CAD2D46" w:rsidR="005E2BA0" w:rsidRPr="00393AFF" w:rsidRDefault="005E2BA0" w:rsidP="008838B2">
      <w:pPr>
        <w:pStyle w:val="Heading3"/>
        <w:rPr>
          <w:rFonts w:ascii="Arial" w:hAnsi="Arial" w:cs="Arial"/>
          <w:rPrChange w:id="282" w:author="Erin M. Buchanan" w:date="2026-03-13T10:05:00Z" w16du:dateUtc="2026-03-13T15:05:00Z">
            <w:rPr/>
          </w:rPrChange>
        </w:rPr>
      </w:pPr>
      <w:bookmarkStart w:id="283" w:name="_Toc224292195"/>
      <w:r w:rsidRPr="00393AFF">
        <w:rPr>
          <w:rFonts w:ascii="Arial" w:hAnsi="Arial" w:cs="Arial"/>
          <w:rPrChange w:id="284" w:author="Erin M. Buchanan" w:date="2026-03-13T10:05:00Z" w16du:dateUtc="2026-03-13T15:05:00Z">
            <w:rPr/>
          </w:rPrChange>
        </w:rPr>
        <w:t>Subjective Ratings</w:t>
      </w:r>
      <w:bookmarkEnd w:id="283"/>
    </w:p>
    <w:p w14:paraId="782CCE20" w14:textId="77777777" w:rsidR="005E2BA0" w:rsidRPr="00393AFF" w:rsidRDefault="005E2BA0">
      <w:pPr>
        <w:rPr>
          <w:rFonts w:ascii="Arial" w:eastAsia="Arial" w:hAnsi="Arial" w:cs="Arial"/>
          <w:sz w:val="22"/>
          <w:szCs w:val="22"/>
        </w:rPr>
      </w:pPr>
    </w:p>
    <w:p w14:paraId="6CD96EE1" w14:textId="22EAF7B1" w:rsidR="007266ED" w:rsidRPr="00393AFF" w:rsidRDefault="00000000">
      <w:pPr>
        <w:rPr>
          <w:rFonts w:ascii="Arial" w:eastAsia="Arial" w:hAnsi="Arial" w:cs="Arial"/>
          <w:sz w:val="22"/>
          <w:szCs w:val="22"/>
        </w:rPr>
      </w:pPr>
      <w:r w:rsidRPr="00393AFF">
        <w:rPr>
          <w:rFonts w:ascii="Arial" w:eastAsia="Arial" w:hAnsi="Arial" w:cs="Arial"/>
          <w:sz w:val="22"/>
          <w:szCs w:val="22"/>
        </w:rPr>
        <w:t xml:space="preserve">Subjective measures are concept characteristics that are rated by participants, such as age of acquisition (approximate age you learned a concept), imageability (how easy the concept is to imagine), concreteness (how concrete is the concept), valence (emotion), arousal, and familiarity. For concepts that are missing these values in a target language, participants will be asked to provide ratings on a single metric (i.e., they would only see instructions for familiarity or arousal). Each participant will be asked to provide </w:t>
      </w:r>
      <w:r w:rsidR="008838B2" w:rsidRPr="00393AFF">
        <w:rPr>
          <w:rFonts w:ascii="Arial" w:eastAsia="Arial" w:hAnsi="Arial" w:cs="Arial"/>
          <w:sz w:val="22"/>
          <w:szCs w:val="22"/>
        </w:rPr>
        <w:t>400</w:t>
      </w:r>
      <w:r w:rsidRPr="00393AFF">
        <w:rPr>
          <w:rFonts w:ascii="Arial" w:eastAsia="Arial" w:hAnsi="Arial" w:cs="Arial"/>
          <w:sz w:val="22"/>
          <w:szCs w:val="22"/>
        </w:rPr>
        <w:t xml:space="preserve"> ratings of concepts</w:t>
      </w:r>
      <w:r w:rsidR="004E6E7B" w:rsidRPr="00393AFF">
        <w:rPr>
          <w:rFonts w:ascii="Arial" w:eastAsia="Arial" w:hAnsi="Arial" w:cs="Arial"/>
          <w:sz w:val="22"/>
          <w:szCs w:val="22"/>
        </w:rPr>
        <w:t xml:space="preserve"> per test session</w:t>
      </w:r>
      <w:r w:rsidRPr="00393AFF">
        <w:rPr>
          <w:rFonts w:ascii="Arial" w:eastAsia="Arial" w:hAnsi="Arial" w:cs="Arial"/>
          <w:sz w:val="22"/>
          <w:szCs w:val="22"/>
        </w:rPr>
        <w:t xml:space="preserve">, given the need for a particular language, while also controlling for the length of the task to prevent fatigue in the experiment. </w:t>
      </w:r>
      <w:ins w:id="285" w:author="Erin M. Buchanan" w:date="2026-03-13T10:10:00Z" w16du:dateUtc="2026-03-13T15:10:00Z">
        <w:r w:rsidR="007F6E26">
          <w:rPr>
            <w:rFonts w:ascii="Arial" w:eastAsia="Arial" w:hAnsi="Arial" w:cs="Arial"/>
            <w:sz w:val="22"/>
            <w:szCs w:val="22"/>
          </w:rPr>
          <w:t xml:space="preserve">We will first target real words from our priming task described above for norming that do not have data in previously published norms. We will use a random selection of the previously </w:t>
        </w:r>
      </w:ins>
      <w:ins w:id="286" w:author="Erin M. Buchanan" w:date="2026-03-13T10:11:00Z" w16du:dateUtc="2026-03-13T15:11:00Z">
        <w:r w:rsidR="007F6E26">
          <w:rPr>
            <w:rFonts w:ascii="Arial" w:eastAsia="Arial" w:hAnsi="Arial" w:cs="Arial"/>
            <w:sz w:val="22"/>
            <w:szCs w:val="22"/>
          </w:rPr>
          <w:t xml:space="preserve">normed real words to ensure all participants see the same number of trials. </w:t>
        </w:r>
      </w:ins>
      <w:ins w:id="287" w:author="Erin M. Buchanan" w:date="2026-03-13T10:10:00Z" w16du:dateUtc="2026-03-13T15:10:00Z">
        <w:r w:rsidR="007F6E26">
          <w:rPr>
            <w:rFonts w:ascii="Arial" w:eastAsia="Arial" w:hAnsi="Arial" w:cs="Arial"/>
            <w:sz w:val="22"/>
            <w:szCs w:val="22"/>
          </w:rPr>
          <w:t xml:space="preserve"> </w:t>
        </w:r>
      </w:ins>
    </w:p>
    <w:p w14:paraId="6C7F8E18" w14:textId="77777777" w:rsidR="007266ED" w:rsidRPr="00393AFF" w:rsidRDefault="007266ED">
      <w:pPr>
        <w:jc w:val="both"/>
        <w:rPr>
          <w:rFonts w:ascii="Arial" w:eastAsia="Arial" w:hAnsi="Arial" w:cs="Arial"/>
          <w:sz w:val="22"/>
          <w:szCs w:val="22"/>
        </w:rPr>
      </w:pPr>
    </w:p>
    <w:p w14:paraId="747B1F2F" w14:textId="77777777" w:rsidR="007266ED" w:rsidRPr="00393AFF" w:rsidDel="00B61CA8" w:rsidRDefault="00000000" w:rsidP="004E6E7B">
      <w:pPr>
        <w:pStyle w:val="Heading2"/>
        <w:rPr>
          <w:del w:id="288" w:author="Erin M. Buchanan" w:date="2026-03-13T10:11:00Z" w16du:dateUtc="2026-03-13T15:11:00Z"/>
          <w:rFonts w:ascii="Arial" w:hAnsi="Arial" w:cs="Arial"/>
          <w:rPrChange w:id="289" w:author="Erin M. Buchanan" w:date="2026-03-13T10:05:00Z" w16du:dateUtc="2026-03-13T15:05:00Z">
            <w:rPr>
              <w:del w:id="290" w:author="Erin M. Buchanan" w:date="2026-03-13T10:11:00Z" w16du:dateUtc="2026-03-13T15:11:00Z"/>
            </w:rPr>
          </w:rPrChange>
        </w:rPr>
      </w:pPr>
      <w:bookmarkStart w:id="291" w:name="_Toc224292196"/>
      <w:r w:rsidRPr="00393AFF">
        <w:rPr>
          <w:rFonts w:ascii="Arial" w:hAnsi="Arial" w:cs="Arial"/>
          <w:rPrChange w:id="292" w:author="Erin M. Buchanan" w:date="2026-03-13T10:05:00Z" w16du:dateUtc="2026-03-13T15:05:00Z">
            <w:rPr/>
          </w:rPrChange>
        </w:rPr>
        <w:t>Specific Study Materials:</w:t>
      </w:r>
      <w:bookmarkEnd w:id="291"/>
    </w:p>
    <w:p w14:paraId="326840A4" w14:textId="77777777" w:rsidR="007266ED" w:rsidRPr="00393AFF" w:rsidRDefault="007266ED" w:rsidP="00B61CA8">
      <w:pPr>
        <w:pStyle w:val="Heading2"/>
        <w:pPrChange w:id="293" w:author="Erin M. Buchanan" w:date="2026-03-13T10:11:00Z" w16du:dateUtc="2026-03-13T15:11:00Z">
          <w:pPr>
            <w:jc w:val="both"/>
          </w:pPr>
        </w:pPrChange>
      </w:pPr>
    </w:p>
    <w:p w14:paraId="72A6F8FF" w14:textId="7551A0AA" w:rsidR="00DA6531" w:rsidRPr="00DA6531" w:rsidRDefault="00DA6531" w:rsidP="00DA6531">
      <w:pPr>
        <w:rPr>
          <w:ins w:id="294" w:author="Erin M. Buchanan" w:date="2026-03-13T12:36:00Z" w16du:dateUtc="2026-03-13T17:36:00Z"/>
          <w:rFonts w:ascii="Arial" w:hAnsi="Arial" w:cs="Arial"/>
          <w:sz w:val="22"/>
          <w:szCs w:val="22"/>
          <w:rPrChange w:id="295" w:author="Erin M. Buchanan" w:date="2026-03-13T12:37:00Z" w16du:dateUtc="2026-03-13T17:37:00Z">
            <w:rPr>
              <w:ins w:id="296" w:author="Erin M. Buchanan" w:date="2026-03-13T12:36:00Z" w16du:dateUtc="2026-03-13T17:36:00Z"/>
            </w:rPr>
          </w:rPrChange>
        </w:rPr>
        <w:pPrChange w:id="297" w:author="Erin M. Buchanan" w:date="2026-03-13T12:37:00Z" w16du:dateUtc="2026-03-13T17:37:00Z">
          <w:pPr>
            <w:pStyle w:val="Heading3"/>
          </w:pPr>
        </w:pPrChange>
      </w:pPr>
      <w:bookmarkStart w:id="298" w:name="_Toc224292197"/>
      <w:ins w:id="299" w:author="Erin M. Buchanan" w:date="2026-03-13T12:36:00Z" w16du:dateUtc="2026-03-13T17:36:00Z">
        <w:r w:rsidRPr="00DA6531">
          <w:rPr>
            <w:rFonts w:ascii="Arial" w:hAnsi="Arial" w:cs="Arial"/>
            <w:sz w:val="22"/>
            <w:szCs w:val="22"/>
            <w:rPrChange w:id="300" w:author="Erin M. Buchanan" w:date="2026-03-13T12:37:00Z" w16du:dateUtc="2026-03-13T17:37:00Z">
              <w:rPr/>
            </w:rPrChange>
          </w:rPr>
          <w:t xml:space="preserve">For full translations requirements please see our translation </w:t>
        </w:r>
      </w:ins>
      <w:ins w:id="301" w:author="Erin M. Buchanan" w:date="2026-03-13T12:37:00Z" w16du:dateUtc="2026-03-13T17:37:00Z">
        <w:r w:rsidRPr="00DA6531">
          <w:rPr>
            <w:rFonts w:ascii="Arial" w:hAnsi="Arial" w:cs="Arial"/>
            <w:sz w:val="22"/>
            <w:szCs w:val="22"/>
            <w:rPrChange w:id="302" w:author="Erin M. Buchanan" w:date="2026-03-13T12:37:00Z" w16du:dateUtc="2026-03-13T17:37:00Z">
              <w:rPr/>
            </w:rPrChange>
          </w:rPr>
          <w:t>sheet here:</w:t>
        </w:r>
      </w:ins>
    </w:p>
    <w:p w14:paraId="6484A313" w14:textId="13104801" w:rsidR="007266ED" w:rsidRPr="00393AFF" w:rsidRDefault="00000000" w:rsidP="004E6E7B">
      <w:pPr>
        <w:pStyle w:val="Heading3"/>
        <w:rPr>
          <w:rFonts w:ascii="Arial" w:hAnsi="Arial" w:cs="Arial"/>
          <w:rPrChange w:id="303" w:author="Erin M. Buchanan" w:date="2026-03-13T10:05:00Z" w16du:dateUtc="2026-03-13T15:05:00Z">
            <w:rPr/>
          </w:rPrChange>
        </w:rPr>
      </w:pPr>
      <w:r w:rsidRPr="00393AFF">
        <w:rPr>
          <w:rFonts w:ascii="Arial" w:hAnsi="Arial" w:cs="Arial"/>
          <w:rPrChange w:id="304" w:author="Erin M. Buchanan" w:date="2026-03-13T10:05:00Z" w16du:dateUtc="2026-03-13T15:05:00Z">
            <w:rPr/>
          </w:rPrChange>
        </w:rPr>
        <w:t xml:space="preserve">Demographics: </w:t>
      </w:r>
      <w:r w:rsidR="004E6E7B" w:rsidRPr="00393AFF">
        <w:rPr>
          <w:rFonts w:ascii="Arial" w:hAnsi="Arial" w:cs="Arial"/>
          <w:rPrChange w:id="305" w:author="Erin M. Buchanan" w:date="2026-03-13T10:05:00Z" w16du:dateUtc="2026-03-13T15:05:00Z">
            <w:rPr/>
          </w:rPrChange>
        </w:rPr>
        <w:t>Shown on all tasks</w:t>
      </w:r>
      <w:bookmarkEnd w:id="298"/>
      <w:r w:rsidR="004E6E7B" w:rsidRPr="00393AFF">
        <w:rPr>
          <w:rFonts w:ascii="Arial" w:hAnsi="Arial" w:cs="Arial"/>
          <w:rPrChange w:id="306" w:author="Erin M. Buchanan" w:date="2026-03-13T10:05:00Z" w16du:dateUtc="2026-03-13T15:05:00Z">
            <w:rPr/>
          </w:rPrChange>
        </w:rPr>
        <w:t xml:space="preserve"> </w:t>
      </w:r>
    </w:p>
    <w:p w14:paraId="67DDAC1F" w14:textId="77777777" w:rsidR="004E6E7B" w:rsidRPr="00393AFF" w:rsidRDefault="004E6E7B" w:rsidP="004E6E7B">
      <w:pPr>
        <w:rPr>
          <w:rFonts w:ascii="Arial" w:hAnsi="Arial" w:cs="Arial"/>
          <w:rPrChange w:id="307" w:author="Erin M. Buchanan" w:date="2026-03-13T10:05:00Z" w16du:dateUtc="2026-03-13T15:05:00Z">
            <w:rPr/>
          </w:rPrChange>
        </w:rPr>
      </w:pPr>
    </w:p>
    <w:p w14:paraId="4F710564" w14:textId="612C1E9A" w:rsidR="007266ED" w:rsidRPr="00393AFF" w:rsidDel="00B61CA8" w:rsidRDefault="00000000">
      <w:pPr>
        <w:jc w:val="both"/>
        <w:rPr>
          <w:del w:id="308" w:author="Erin M. Buchanan" w:date="2026-03-13T10:12:00Z" w16du:dateUtc="2026-03-13T15:12:00Z"/>
          <w:rFonts w:ascii="Arial" w:eastAsia="Arial" w:hAnsi="Arial" w:cs="Arial"/>
          <w:sz w:val="22"/>
          <w:szCs w:val="22"/>
        </w:rPr>
      </w:pPr>
      <w:del w:id="309" w:author="Erin M. Buchanan" w:date="2026-03-13T10:12:00Z" w16du:dateUtc="2026-03-13T15:12:00Z">
        <w:r w:rsidRPr="00393AFF" w:rsidDel="00B61CA8">
          <w:rPr>
            <w:rFonts w:ascii="Arial" w:eastAsia="Arial" w:hAnsi="Arial" w:cs="Arial"/>
            <w:sz w:val="22"/>
            <w:szCs w:val="22"/>
          </w:rPr>
          <w:delText>What is your native (first) language? (this choice will direct them to the full study in their native language).</w:delText>
        </w:r>
      </w:del>
    </w:p>
    <w:p w14:paraId="3DE89FF9" w14:textId="1514284E"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Please tell us a little bit about yourself.</w:t>
      </w:r>
      <w:ins w:id="310" w:author="Erin M. Buchanan" w:date="2026-03-13T10:12:00Z" w16du:dateUtc="2026-03-13T15:12:00Z">
        <w:r w:rsidR="00B61CA8">
          <w:rPr>
            <w:rFonts w:ascii="Arial" w:eastAsia="Arial" w:hAnsi="Arial" w:cs="Arial"/>
            <w:sz w:val="22"/>
            <w:szCs w:val="22"/>
          </w:rPr>
          <w:t xml:space="preserve"> [title of page]</w:t>
        </w:r>
      </w:ins>
    </w:p>
    <w:p w14:paraId="204DFAB6"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Please tell us your gender: male female other prefer not to say</w:t>
      </w:r>
    </w:p>
    <w:p w14:paraId="6A97D721"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Which year were you born? Please enter a four-digit year: </w:t>
      </w:r>
    </w:p>
    <w:p w14:paraId="5E2503F9" w14:textId="3D61E194" w:rsidR="007266ED" w:rsidRPr="00393AFF" w:rsidRDefault="00000000">
      <w:pPr>
        <w:jc w:val="both"/>
        <w:rPr>
          <w:ins w:id="311" w:author="Addie Clark" w:date="2026-02-17T08:56:00Z" w16du:dateUtc="2026-02-17T14:56:00Z"/>
          <w:rFonts w:ascii="Arial" w:eastAsia="Arial" w:hAnsi="Arial" w:cs="Arial"/>
          <w:sz w:val="22"/>
          <w:szCs w:val="22"/>
        </w:rPr>
      </w:pPr>
      <w:r w:rsidRPr="00393AFF">
        <w:rPr>
          <w:rFonts w:ascii="Arial" w:eastAsia="Arial" w:hAnsi="Arial" w:cs="Arial"/>
          <w:sz w:val="22"/>
          <w:szCs w:val="22"/>
        </w:rPr>
        <w:t>Please tell us your education level: less than High School diploma, High School</w:t>
      </w:r>
      <w:ins w:id="312" w:author="Addie Clark" w:date="2026-02-18T15:12:00Z" w16du:dateUtc="2026-02-18T21:12:00Z">
        <w:r w:rsidR="00EB1B7D" w:rsidRPr="00393AFF">
          <w:rPr>
            <w:rFonts w:ascii="Arial" w:eastAsia="Arial" w:hAnsi="Arial" w:cs="Arial"/>
            <w:sz w:val="22"/>
            <w:szCs w:val="22"/>
          </w:rPr>
          <w:t xml:space="preserve"> diploma</w:t>
        </w:r>
      </w:ins>
      <w:r w:rsidRPr="00393AFF">
        <w:rPr>
          <w:rFonts w:ascii="Arial" w:eastAsia="Arial" w:hAnsi="Arial" w:cs="Arial"/>
          <w:sz w:val="22"/>
          <w:szCs w:val="22"/>
        </w:rPr>
        <w:t xml:space="preserve">, Associates or </w:t>
      </w:r>
      <w:del w:id="313" w:author="Erin M. Buchanan" w:date="2026-03-13T10:12:00Z" w16du:dateUtc="2026-03-13T15:12:00Z">
        <w:r w:rsidRPr="00393AFF" w:rsidDel="00B61CA8">
          <w:rPr>
            <w:rFonts w:ascii="Arial" w:eastAsia="Arial" w:hAnsi="Arial" w:cs="Arial"/>
            <w:sz w:val="22"/>
            <w:szCs w:val="22"/>
          </w:rPr>
          <w:delText>two year</w:delText>
        </w:r>
      </w:del>
      <w:ins w:id="314" w:author="Erin M. Buchanan" w:date="2026-03-13T10:12:00Z" w16du:dateUtc="2026-03-13T15:12:00Z">
        <w:r w:rsidR="00B61CA8" w:rsidRPr="00393AFF">
          <w:rPr>
            <w:rFonts w:ascii="Arial" w:eastAsia="Arial" w:hAnsi="Arial" w:cs="Arial"/>
            <w:sz w:val="22"/>
            <w:szCs w:val="22"/>
          </w:rPr>
          <w:t>two-year</w:t>
        </w:r>
      </w:ins>
      <w:r w:rsidRPr="00393AFF">
        <w:rPr>
          <w:rFonts w:ascii="Arial" w:eastAsia="Arial" w:hAnsi="Arial" w:cs="Arial"/>
          <w:sz w:val="22"/>
          <w:szCs w:val="22"/>
        </w:rPr>
        <w:t xml:space="preserve"> degree, University or </w:t>
      </w:r>
      <w:del w:id="315" w:author="Erin M. Buchanan" w:date="2026-03-13T10:12:00Z" w16du:dateUtc="2026-03-13T15:12:00Z">
        <w:r w:rsidRPr="00393AFF" w:rsidDel="00B61CA8">
          <w:rPr>
            <w:rFonts w:ascii="Arial" w:eastAsia="Arial" w:hAnsi="Arial" w:cs="Arial"/>
            <w:sz w:val="22"/>
            <w:szCs w:val="22"/>
          </w:rPr>
          <w:delText>four year</w:delText>
        </w:r>
      </w:del>
      <w:ins w:id="316" w:author="Erin M. Buchanan" w:date="2026-03-13T10:12:00Z" w16du:dateUtc="2026-03-13T15:12:00Z">
        <w:r w:rsidR="00B61CA8" w:rsidRPr="00393AFF">
          <w:rPr>
            <w:rFonts w:ascii="Arial" w:eastAsia="Arial" w:hAnsi="Arial" w:cs="Arial"/>
            <w:sz w:val="22"/>
            <w:szCs w:val="22"/>
          </w:rPr>
          <w:t>four-year</w:t>
        </w:r>
      </w:ins>
      <w:r w:rsidRPr="00393AFF">
        <w:rPr>
          <w:rFonts w:ascii="Arial" w:eastAsia="Arial" w:hAnsi="Arial" w:cs="Arial"/>
          <w:sz w:val="22"/>
          <w:szCs w:val="22"/>
        </w:rPr>
        <w:t xml:space="preserve"> degree, </w:t>
      </w:r>
      <w:del w:id="317" w:author="Erin M. Buchanan" w:date="2026-03-13T10:12:00Z" w16du:dateUtc="2026-03-13T15:12:00Z">
        <w:r w:rsidRPr="00393AFF" w:rsidDel="00B61CA8">
          <w:rPr>
            <w:rFonts w:ascii="Arial" w:eastAsia="Arial" w:hAnsi="Arial" w:cs="Arial"/>
            <w:sz w:val="22"/>
            <w:szCs w:val="22"/>
          </w:rPr>
          <w:delText>Masters</w:delText>
        </w:r>
      </w:del>
      <w:ins w:id="318" w:author="Erin M. Buchanan" w:date="2026-03-13T10:12:00Z" w16du:dateUtc="2026-03-13T15:12:00Z">
        <w:r w:rsidR="00B61CA8" w:rsidRPr="00393AFF">
          <w:rPr>
            <w:rFonts w:ascii="Arial" w:eastAsia="Arial" w:hAnsi="Arial" w:cs="Arial"/>
            <w:sz w:val="22"/>
            <w:szCs w:val="22"/>
          </w:rPr>
          <w:t>Master’s</w:t>
        </w:r>
      </w:ins>
      <w:r w:rsidRPr="00393AFF">
        <w:rPr>
          <w:rFonts w:ascii="Arial" w:eastAsia="Arial" w:hAnsi="Arial" w:cs="Arial"/>
          <w:sz w:val="22"/>
          <w:szCs w:val="22"/>
        </w:rPr>
        <w:t xml:space="preserve"> Degree, Doctoral degree (please note these will be made culturally relevant for each language)</w:t>
      </w:r>
    </w:p>
    <w:p w14:paraId="312EFCCA" w14:textId="59921C27" w:rsidR="00132F53" w:rsidRPr="00393AFF" w:rsidDel="00FF5EBD" w:rsidRDefault="00132F53" w:rsidP="00132F53">
      <w:pPr>
        <w:rPr>
          <w:ins w:id="319" w:author="Addie Clark" w:date="2026-02-17T08:56:00Z" w16du:dateUtc="2026-02-17T14:56:00Z"/>
          <w:del w:id="320" w:author="Erin M. Buchanan" w:date="2026-03-13T10:13:00Z" w16du:dateUtc="2026-03-13T15:13:00Z"/>
          <w:rFonts w:ascii="Arial" w:eastAsia="Arial" w:hAnsi="Arial" w:cs="Arial"/>
          <w:sz w:val="22"/>
          <w:szCs w:val="22"/>
        </w:rPr>
      </w:pPr>
      <w:ins w:id="321" w:author="Addie Clark" w:date="2026-02-17T08:56:00Z" w16du:dateUtc="2026-02-17T14:56:00Z">
        <w:r w:rsidRPr="00393AFF">
          <w:rPr>
            <w:rFonts w:ascii="Arial" w:eastAsia="Arial" w:hAnsi="Arial" w:cs="Arial"/>
            <w:sz w:val="22"/>
            <w:szCs w:val="22"/>
          </w:rPr>
          <w:t>Are you primarily left- or right-handed?: Left-h</w:t>
        </w:r>
      </w:ins>
      <w:ins w:id="322" w:author="Addie Clark" w:date="2026-02-17T08:57:00Z" w16du:dateUtc="2026-02-17T14:57:00Z">
        <w:r w:rsidRPr="00393AFF">
          <w:rPr>
            <w:rFonts w:ascii="Arial" w:eastAsia="Arial" w:hAnsi="Arial" w:cs="Arial"/>
            <w:sz w:val="22"/>
            <w:szCs w:val="22"/>
          </w:rPr>
          <w:t>anded, Right-handed</w:t>
        </w:r>
      </w:ins>
    </w:p>
    <w:p w14:paraId="4DEBAC81" w14:textId="77777777" w:rsidR="00132F53" w:rsidRPr="00393AFF" w:rsidDel="00FF5EBD" w:rsidRDefault="00132F53">
      <w:pPr>
        <w:jc w:val="both"/>
        <w:rPr>
          <w:del w:id="323" w:author="Erin M. Buchanan" w:date="2026-03-13T10:13:00Z" w16du:dateUtc="2026-03-13T15:13:00Z"/>
          <w:rFonts w:ascii="Arial" w:eastAsia="Arial" w:hAnsi="Arial" w:cs="Arial"/>
          <w:sz w:val="22"/>
          <w:szCs w:val="22"/>
        </w:rPr>
      </w:pPr>
    </w:p>
    <w:p w14:paraId="4D165261" w14:textId="77777777" w:rsidR="007266ED" w:rsidRPr="00393AFF" w:rsidDel="00FF5EBD" w:rsidRDefault="007266ED">
      <w:pPr>
        <w:jc w:val="both"/>
        <w:rPr>
          <w:del w:id="324" w:author="Erin M. Buchanan" w:date="2026-03-13T10:13:00Z" w16du:dateUtc="2026-03-13T15:13:00Z"/>
          <w:rFonts w:ascii="Arial" w:eastAsia="Arial" w:hAnsi="Arial" w:cs="Arial"/>
          <w:sz w:val="22"/>
          <w:szCs w:val="22"/>
        </w:rPr>
      </w:pPr>
    </w:p>
    <w:p w14:paraId="1243CCFF" w14:textId="77777777" w:rsidR="00DD571F" w:rsidRPr="00393AFF" w:rsidRDefault="00DD571F" w:rsidP="00FF5EBD">
      <w:pPr>
        <w:rPr>
          <w:rFonts w:ascii="Arial" w:eastAsia="Arial" w:hAnsi="Arial" w:cs="Arial"/>
          <w:b/>
          <w:sz w:val="22"/>
          <w:szCs w:val="22"/>
        </w:rPr>
        <w:pPrChange w:id="325" w:author="Erin M. Buchanan" w:date="2026-03-13T10:13:00Z" w16du:dateUtc="2026-03-13T15:13:00Z">
          <w:pPr>
            <w:jc w:val="both"/>
          </w:pPr>
        </w:pPrChange>
      </w:pPr>
    </w:p>
    <w:p w14:paraId="6C6334CB" w14:textId="0918AA24" w:rsidR="007266ED" w:rsidRPr="00393AFF" w:rsidRDefault="00000000" w:rsidP="00DD571F">
      <w:pPr>
        <w:pStyle w:val="Heading3"/>
        <w:rPr>
          <w:rFonts w:ascii="Arial" w:hAnsi="Arial" w:cs="Arial"/>
          <w:rPrChange w:id="326" w:author="Erin M. Buchanan" w:date="2026-03-13T10:05:00Z" w16du:dateUtc="2026-03-13T15:05:00Z">
            <w:rPr/>
          </w:rPrChange>
        </w:rPr>
      </w:pPr>
      <w:bookmarkStart w:id="327" w:name="_Toc224292198"/>
      <w:r w:rsidRPr="00393AFF">
        <w:rPr>
          <w:rFonts w:ascii="Arial" w:hAnsi="Arial" w:cs="Arial"/>
          <w:rPrChange w:id="328" w:author="Erin M. Buchanan" w:date="2026-03-13T10:05:00Z" w16du:dateUtc="2026-03-13T15:05:00Z">
            <w:rPr/>
          </w:rPrChange>
        </w:rPr>
        <w:t xml:space="preserve">Semantic priming </w:t>
      </w:r>
      <w:commentRangeStart w:id="329"/>
      <w:r w:rsidRPr="00393AFF">
        <w:rPr>
          <w:rFonts w:ascii="Arial" w:hAnsi="Arial" w:cs="Arial"/>
          <w:rPrChange w:id="330" w:author="Erin M. Buchanan" w:date="2026-03-13T10:05:00Z" w16du:dateUtc="2026-03-13T15:05:00Z">
            <w:rPr/>
          </w:rPrChange>
        </w:rPr>
        <w:t>task</w:t>
      </w:r>
      <w:commentRangeEnd w:id="329"/>
      <w:r w:rsidR="00393AFF" w:rsidRPr="00393AFF">
        <w:rPr>
          <w:rStyle w:val="CommentReference"/>
          <w:rFonts w:ascii="Arial" w:hAnsi="Arial" w:cs="Arial"/>
          <w:sz w:val="28"/>
          <w:szCs w:val="28"/>
          <w:rPrChange w:id="331" w:author="Erin M. Buchanan" w:date="2026-03-13T10:05:00Z" w16du:dateUtc="2026-03-13T15:05:00Z">
            <w:rPr>
              <w:rStyle w:val="CommentReference"/>
              <w:sz w:val="28"/>
              <w:szCs w:val="28"/>
            </w:rPr>
          </w:rPrChange>
        </w:rPr>
        <w:commentReference w:id="329"/>
      </w:r>
      <w:r w:rsidRPr="00393AFF">
        <w:rPr>
          <w:rFonts w:ascii="Arial" w:hAnsi="Arial" w:cs="Arial"/>
          <w:rPrChange w:id="332" w:author="Erin M. Buchanan" w:date="2026-03-13T10:05:00Z" w16du:dateUtc="2026-03-13T15:05:00Z">
            <w:rPr/>
          </w:rPrChange>
        </w:rPr>
        <w:t>:</w:t>
      </w:r>
      <w:bookmarkEnd w:id="327"/>
    </w:p>
    <w:p w14:paraId="34ED3C9E"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This experiment is concerned with how people process words. You will be asked to view words and judge them. The words will be presented in the middle of the screen. You should ask yourself if the word on the screen is a real word or a fake word. If you recognize the word on the screen like </w:t>
      </w:r>
      <w:r w:rsidRPr="00393AFF">
        <w:rPr>
          <w:rFonts w:ascii="Arial" w:eastAsia="Arial" w:hAnsi="Arial" w:cs="Arial"/>
          <w:b/>
          <w:sz w:val="22"/>
          <w:szCs w:val="22"/>
        </w:rPr>
        <w:t>COLD</w:t>
      </w:r>
      <w:r w:rsidRPr="00393AFF">
        <w:rPr>
          <w:rFonts w:ascii="Arial" w:eastAsia="Arial" w:hAnsi="Arial" w:cs="Arial"/>
          <w:sz w:val="22"/>
          <w:szCs w:val="22"/>
        </w:rPr>
        <w:t xml:space="preserve">, please press the </w:t>
      </w:r>
      <w:r w:rsidRPr="00393AFF">
        <w:rPr>
          <w:rFonts w:ascii="Arial" w:eastAsia="Arial" w:hAnsi="Arial" w:cs="Arial"/>
          <w:b/>
          <w:sz w:val="22"/>
          <w:szCs w:val="22"/>
        </w:rPr>
        <w:t>KEY</w:t>
      </w:r>
      <w:r w:rsidRPr="00393AFF">
        <w:rPr>
          <w:rFonts w:ascii="Arial" w:eastAsia="Arial" w:hAnsi="Arial" w:cs="Arial"/>
          <w:sz w:val="22"/>
          <w:szCs w:val="22"/>
        </w:rPr>
        <w:t xml:space="preserve"> key for real word. If the word is made-up nonsense, like </w:t>
      </w:r>
      <w:r w:rsidRPr="00393AFF">
        <w:rPr>
          <w:rFonts w:ascii="Arial" w:eastAsia="Arial" w:hAnsi="Arial" w:cs="Arial"/>
          <w:b/>
          <w:sz w:val="22"/>
          <w:szCs w:val="22"/>
        </w:rPr>
        <w:t>WERM</w:t>
      </w:r>
      <w:r w:rsidRPr="00393AFF">
        <w:rPr>
          <w:rFonts w:ascii="Arial" w:eastAsia="Arial" w:hAnsi="Arial" w:cs="Arial"/>
          <w:sz w:val="22"/>
          <w:szCs w:val="22"/>
        </w:rPr>
        <w:t xml:space="preserve">, please press the </w:t>
      </w:r>
      <w:r w:rsidRPr="00393AFF">
        <w:rPr>
          <w:rFonts w:ascii="Arial" w:eastAsia="Arial" w:hAnsi="Arial" w:cs="Arial"/>
          <w:b/>
          <w:sz w:val="22"/>
          <w:szCs w:val="22"/>
        </w:rPr>
        <w:t>KEY</w:t>
      </w:r>
      <w:r w:rsidRPr="00393AFF">
        <w:rPr>
          <w:rFonts w:ascii="Arial" w:eastAsia="Arial" w:hAnsi="Arial" w:cs="Arial"/>
          <w:sz w:val="22"/>
          <w:szCs w:val="22"/>
        </w:rPr>
        <w:t xml:space="preserve"> key for fake word. During practice, we will give you feedback. We would like to ask you to respond as quickly as you can while remaining accurate. You have five seconds to respond to every word. Please press the </w:t>
      </w:r>
      <w:r w:rsidRPr="00393AFF">
        <w:rPr>
          <w:rFonts w:ascii="Arial" w:eastAsia="Arial" w:hAnsi="Arial" w:cs="Arial"/>
          <w:b/>
          <w:sz w:val="22"/>
          <w:szCs w:val="22"/>
        </w:rPr>
        <w:t>SPACE BAR</w:t>
      </w:r>
      <w:r w:rsidRPr="00393AFF">
        <w:rPr>
          <w:rFonts w:ascii="Arial" w:eastAsia="Arial" w:hAnsi="Arial" w:cs="Arial"/>
          <w:sz w:val="22"/>
          <w:szCs w:val="22"/>
        </w:rPr>
        <w:t xml:space="preserve"> to try a few for practice. </w:t>
      </w:r>
    </w:p>
    <w:p w14:paraId="0C3B5065" w14:textId="77777777" w:rsidR="007266ED" w:rsidRPr="00393AFF" w:rsidRDefault="007266ED">
      <w:pPr>
        <w:jc w:val="both"/>
        <w:rPr>
          <w:rFonts w:ascii="Arial" w:eastAsia="Arial" w:hAnsi="Arial" w:cs="Arial"/>
          <w:sz w:val="22"/>
          <w:szCs w:val="22"/>
        </w:rPr>
      </w:pPr>
    </w:p>
    <w:p w14:paraId="5A87E1BF"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(note the </w:t>
      </w:r>
      <w:r w:rsidRPr="00393AFF">
        <w:rPr>
          <w:rFonts w:ascii="Arial" w:eastAsia="Arial" w:hAnsi="Arial" w:cs="Arial"/>
          <w:b/>
          <w:sz w:val="22"/>
          <w:szCs w:val="22"/>
        </w:rPr>
        <w:t>KEY</w:t>
      </w:r>
      <w:r w:rsidRPr="00393AFF">
        <w:rPr>
          <w:rFonts w:ascii="Arial" w:eastAsia="Arial" w:hAnsi="Arial" w:cs="Arial"/>
          <w:sz w:val="22"/>
          <w:szCs w:val="22"/>
        </w:rPr>
        <w:t xml:space="preserve"> will be manipulated between participants and based on the traditional keyboard for that language placing it by the Z and ? keys on a traditional QWERTY keyboard). </w:t>
      </w:r>
    </w:p>
    <w:p w14:paraId="29EC38ED" w14:textId="77777777" w:rsidR="007266ED" w:rsidRPr="00393AFF" w:rsidRDefault="007266ED">
      <w:pPr>
        <w:jc w:val="both"/>
        <w:rPr>
          <w:rFonts w:ascii="Arial" w:eastAsia="Arial" w:hAnsi="Arial" w:cs="Arial"/>
          <w:sz w:val="22"/>
          <w:szCs w:val="22"/>
        </w:rPr>
      </w:pPr>
    </w:p>
    <w:p w14:paraId="66509C16"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Please press </w:t>
      </w:r>
      <w:r w:rsidRPr="00393AFF">
        <w:rPr>
          <w:rFonts w:ascii="Arial" w:eastAsia="Arial" w:hAnsi="Arial" w:cs="Arial"/>
          <w:b/>
          <w:sz w:val="22"/>
          <w:szCs w:val="22"/>
        </w:rPr>
        <w:t>KEY</w:t>
      </w:r>
      <w:r w:rsidRPr="00393AFF">
        <w:rPr>
          <w:rFonts w:ascii="Arial" w:eastAsia="Arial" w:hAnsi="Arial" w:cs="Arial"/>
          <w:sz w:val="22"/>
          <w:szCs w:val="22"/>
        </w:rPr>
        <w:t xml:space="preserve"> for a real word, and </w:t>
      </w:r>
      <w:r w:rsidRPr="00393AFF">
        <w:rPr>
          <w:rFonts w:ascii="Arial" w:eastAsia="Arial" w:hAnsi="Arial" w:cs="Arial"/>
          <w:b/>
          <w:sz w:val="22"/>
          <w:szCs w:val="22"/>
        </w:rPr>
        <w:t xml:space="preserve">KEY </w:t>
      </w:r>
      <w:r w:rsidRPr="00393AFF">
        <w:rPr>
          <w:rFonts w:ascii="Arial" w:eastAsia="Arial" w:hAnsi="Arial" w:cs="Arial"/>
          <w:sz w:val="22"/>
          <w:szCs w:val="22"/>
        </w:rPr>
        <w:t>for a fake word. (shown while competing the priming task wherein words are shown on the screen)</w:t>
      </w:r>
    </w:p>
    <w:p w14:paraId="3D80D67A" w14:textId="77777777" w:rsidR="007266ED" w:rsidRPr="00393AFF" w:rsidRDefault="007266ED">
      <w:pPr>
        <w:jc w:val="both"/>
        <w:rPr>
          <w:rFonts w:ascii="Arial" w:eastAsia="Arial" w:hAnsi="Arial" w:cs="Arial"/>
          <w:sz w:val="22"/>
          <w:szCs w:val="22"/>
        </w:rPr>
      </w:pPr>
    </w:p>
    <w:p w14:paraId="12B0E209"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Great job! Remember you should use the </w:t>
      </w:r>
      <w:r w:rsidRPr="00393AFF">
        <w:rPr>
          <w:rFonts w:ascii="Arial" w:eastAsia="Arial" w:hAnsi="Arial" w:cs="Arial"/>
          <w:b/>
          <w:sz w:val="22"/>
          <w:szCs w:val="22"/>
        </w:rPr>
        <w:t>KEY</w:t>
      </w:r>
      <w:r w:rsidRPr="00393AFF">
        <w:rPr>
          <w:rFonts w:ascii="Arial" w:eastAsia="Arial" w:hAnsi="Arial" w:cs="Arial"/>
          <w:sz w:val="22"/>
          <w:szCs w:val="22"/>
        </w:rPr>
        <w:t xml:space="preserve"> key for real words, and the </w:t>
      </w:r>
      <w:r w:rsidRPr="00393AFF">
        <w:rPr>
          <w:rFonts w:ascii="Arial" w:eastAsia="Arial" w:hAnsi="Arial" w:cs="Arial"/>
          <w:b/>
          <w:sz w:val="22"/>
          <w:szCs w:val="22"/>
        </w:rPr>
        <w:t>KEY</w:t>
      </w:r>
      <w:r w:rsidRPr="00393AFF">
        <w:rPr>
          <w:rFonts w:ascii="Arial" w:eastAsia="Arial" w:hAnsi="Arial" w:cs="Arial"/>
          <w:sz w:val="22"/>
          <w:szCs w:val="22"/>
        </w:rPr>
        <w:t xml:space="preserve"> key for fake words. You will now complete the real task. Remember to go as quickly as possible while getting the correct answer. You will not see any feedback during this section. Please press the </w:t>
      </w:r>
      <w:r w:rsidRPr="00393AFF">
        <w:rPr>
          <w:rFonts w:ascii="Arial" w:eastAsia="Arial" w:hAnsi="Arial" w:cs="Arial"/>
          <w:b/>
          <w:sz w:val="22"/>
          <w:szCs w:val="22"/>
        </w:rPr>
        <w:t xml:space="preserve">SPACE BAR </w:t>
      </w:r>
      <w:r w:rsidRPr="00393AFF">
        <w:rPr>
          <w:rFonts w:ascii="Arial" w:eastAsia="Arial" w:hAnsi="Arial" w:cs="Arial"/>
          <w:sz w:val="22"/>
          <w:szCs w:val="22"/>
        </w:rPr>
        <w:t>to continue. (shown after practice and before the real trials).</w:t>
      </w:r>
    </w:p>
    <w:p w14:paraId="26DC3356" w14:textId="77777777" w:rsidR="007266ED" w:rsidRPr="00393AFF" w:rsidRDefault="007266ED">
      <w:pPr>
        <w:jc w:val="both"/>
        <w:rPr>
          <w:rFonts w:ascii="Arial" w:eastAsia="Arial" w:hAnsi="Arial" w:cs="Arial"/>
          <w:sz w:val="22"/>
          <w:szCs w:val="22"/>
        </w:rPr>
      </w:pPr>
    </w:p>
    <w:p w14:paraId="68AA2954" w14:textId="214E9AA4"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Please take a short break on this screen. You may press the </w:t>
      </w:r>
      <w:r w:rsidRPr="00393AFF">
        <w:rPr>
          <w:rFonts w:ascii="Arial" w:eastAsia="Arial" w:hAnsi="Arial" w:cs="Arial"/>
          <w:b/>
          <w:sz w:val="22"/>
          <w:szCs w:val="22"/>
        </w:rPr>
        <w:t xml:space="preserve">SPACE BAR </w:t>
      </w:r>
      <w:r w:rsidRPr="00393AFF">
        <w:rPr>
          <w:rFonts w:ascii="Arial" w:eastAsia="Arial" w:hAnsi="Arial" w:cs="Arial"/>
          <w:sz w:val="22"/>
          <w:szCs w:val="22"/>
        </w:rPr>
        <w:t xml:space="preserve">when you are ready to continue. </w:t>
      </w:r>
    </w:p>
    <w:p w14:paraId="63007978" w14:textId="77777777" w:rsidR="007266ED" w:rsidRPr="00393AFF" w:rsidRDefault="007266ED">
      <w:pPr>
        <w:jc w:val="both"/>
        <w:rPr>
          <w:rFonts w:ascii="Arial" w:eastAsia="Arial" w:hAnsi="Arial" w:cs="Arial"/>
          <w:sz w:val="22"/>
          <w:szCs w:val="22"/>
        </w:rPr>
      </w:pPr>
    </w:p>
    <w:p w14:paraId="2440D766"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Thank you for completing the first part of the experiment. On the next screen, you will judge words for some of their properties to help us measure how these words are understood by native speakers. (a random section below will be shown). </w:t>
      </w:r>
    </w:p>
    <w:p w14:paraId="5281431F" w14:textId="77777777" w:rsidR="007266ED" w:rsidRPr="00393AFF" w:rsidRDefault="007266ED">
      <w:pPr>
        <w:jc w:val="both"/>
        <w:rPr>
          <w:rFonts w:ascii="Arial" w:eastAsia="Arial" w:hAnsi="Arial" w:cs="Arial"/>
          <w:sz w:val="22"/>
          <w:szCs w:val="22"/>
        </w:rPr>
      </w:pPr>
    </w:p>
    <w:p w14:paraId="43F8D56D" w14:textId="77777777" w:rsidR="007266ED" w:rsidRPr="00393AFF" w:rsidRDefault="00000000" w:rsidP="00DD571F">
      <w:pPr>
        <w:pStyle w:val="Heading3"/>
        <w:rPr>
          <w:rFonts w:ascii="Arial" w:hAnsi="Arial" w:cs="Arial"/>
          <w:rPrChange w:id="333" w:author="Erin M. Buchanan" w:date="2026-03-13T10:05:00Z" w16du:dateUtc="2026-03-13T15:05:00Z">
            <w:rPr/>
          </w:rPrChange>
        </w:rPr>
      </w:pPr>
      <w:bookmarkStart w:id="334" w:name="_Toc224292199"/>
      <w:r w:rsidRPr="00393AFF">
        <w:rPr>
          <w:rFonts w:ascii="Arial" w:hAnsi="Arial" w:cs="Arial"/>
          <w:rPrChange w:id="335" w:author="Erin M. Buchanan" w:date="2026-03-13T10:05:00Z" w16du:dateUtc="2026-03-13T15:05:00Z">
            <w:rPr/>
          </w:rPrChange>
        </w:rPr>
        <w:t>Age of acquisition task: (Kuperman et al., 2012)</w:t>
      </w:r>
      <w:bookmarkEnd w:id="334"/>
    </w:p>
    <w:p w14:paraId="3C209648" w14:textId="77777777" w:rsidR="007266ED" w:rsidDel="00DA6531" w:rsidRDefault="007266ED" w:rsidP="001A3E8B">
      <w:pPr>
        <w:rPr>
          <w:del w:id="336" w:author="Erin M. Buchanan" w:date="2026-03-13T12:36:00Z" w16du:dateUtc="2026-03-13T17:36:00Z"/>
          <w:rFonts w:ascii="Arial" w:eastAsia="Arial" w:hAnsi="Arial" w:cs="Arial"/>
          <w:sz w:val="22"/>
          <w:szCs w:val="22"/>
        </w:rPr>
      </w:pPr>
    </w:p>
    <w:p w14:paraId="4D42C51E" w14:textId="77777777" w:rsidR="00DA6531" w:rsidRPr="00393AFF" w:rsidRDefault="00DA6531">
      <w:pPr>
        <w:jc w:val="both"/>
        <w:rPr>
          <w:ins w:id="337" w:author="Erin M. Buchanan" w:date="2026-03-13T12:36:00Z" w16du:dateUtc="2026-03-13T17:36:00Z"/>
          <w:rFonts w:ascii="Arial" w:eastAsia="Arial" w:hAnsi="Arial" w:cs="Arial"/>
          <w:sz w:val="22"/>
          <w:szCs w:val="22"/>
        </w:rPr>
      </w:pPr>
    </w:p>
    <w:p w14:paraId="445874FA" w14:textId="0A699001" w:rsidR="001A3E8B" w:rsidRPr="00DA6531" w:rsidRDefault="00000000" w:rsidP="001A3E8B">
      <w:pPr>
        <w:rPr>
          <w:ins w:id="338" w:author="Erin M. Buchanan" w:date="2026-03-13T12:33:00Z" w16du:dateUtc="2026-03-13T17:33:00Z"/>
          <w:rFonts w:ascii="Arial" w:eastAsia="Times New Roman" w:hAnsi="Arial" w:cs="Arial"/>
          <w:sz w:val="22"/>
          <w:szCs w:val="22"/>
          <w:rPrChange w:id="339" w:author="Erin M. Buchanan" w:date="2026-03-13T12:37:00Z" w16du:dateUtc="2026-03-13T17:37:00Z">
            <w:rPr>
              <w:ins w:id="340" w:author="Erin M. Buchanan" w:date="2026-03-13T12:33:00Z" w16du:dateUtc="2026-03-13T17:33:00Z"/>
              <w:rFonts w:ascii="Times New Roman" w:eastAsia="Times New Roman" w:hAnsi="Times New Roman" w:cs="Times New Roman"/>
            </w:rPr>
          </w:rPrChange>
        </w:rPr>
      </w:pPr>
      <w:del w:id="341" w:author="Erin M. Buchanan" w:date="2026-03-13T12:36:00Z" w16du:dateUtc="2026-03-13T17:36:00Z">
        <w:r w:rsidRPr="00DA6531" w:rsidDel="00DA6531">
          <w:rPr>
            <w:rFonts w:ascii="Arial" w:eastAsia="Arial" w:hAnsi="Arial" w:cs="Arial"/>
            <w:sz w:val="22"/>
            <w:szCs w:val="22"/>
          </w:rPr>
          <w:delText xml:space="preserve">Please indicate (in years) the age at which you learned each of the words on the list. An approximate age is good enough for this rating. If you do not know the meaning of a word, please enter the </w:delText>
        </w:r>
        <w:r w:rsidRPr="00DA6531" w:rsidDel="00DA6531">
          <w:rPr>
            <w:rFonts w:ascii="Arial" w:eastAsia="Arial" w:hAnsi="Arial" w:cs="Arial"/>
            <w:b/>
            <w:sz w:val="22"/>
            <w:szCs w:val="22"/>
          </w:rPr>
          <w:delText>X</w:delText>
        </w:r>
        <w:r w:rsidRPr="00DA6531" w:rsidDel="00DA6531">
          <w:rPr>
            <w:rFonts w:ascii="Arial" w:eastAsia="Arial" w:hAnsi="Arial" w:cs="Arial"/>
            <w:sz w:val="22"/>
            <w:szCs w:val="22"/>
          </w:rPr>
          <w:delText xml:space="preserve"> key. By “learning a word” we mean the age at which you would have understood that word if somebody had used it in front of you, EVEN IF YOU DID NOT use, read or write it at the time.</w:delText>
        </w:r>
      </w:del>
      <w:ins w:id="342" w:author="Erin M. Buchanan" w:date="2026-03-13T12:33:00Z" w16du:dateUtc="2026-03-13T17:33:00Z">
        <w:r w:rsidR="001A3E8B" w:rsidRPr="00DA6531">
          <w:rPr>
            <w:rFonts w:ascii="Arial" w:eastAsia="Times New Roman" w:hAnsi="Arial" w:cs="Arial"/>
            <w:sz w:val="22"/>
            <w:szCs w:val="22"/>
            <w:rPrChange w:id="343" w:author="Erin M. Buchanan" w:date="2026-03-13T12:37:00Z" w16du:dateUtc="2026-03-13T17:37:00Z">
              <w:rPr>
                <w:rFonts w:ascii="Times New Roman" w:eastAsia="Times New Roman" w:hAnsi="Times New Roman" w:cs="Times New Roman"/>
              </w:rPr>
            </w:rPrChange>
          </w:rPr>
          <w:t>How to do this task</w:t>
        </w:r>
      </w:ins>
    </w:p>
    <w:p w14:paraId="108C7171" w14:textId="1F7E258C" w:rsidR="001A3E8B" w:rsidRPr="00DA6531" w:rsidRDefault="001A3E8B" w:rsidP="001A3E8B">
      <w:pPr>
        <w:spacing w:before="100" w:beforeAutospacing="1" w:after="100" w:afterAutospacing="1"/>
        <w:rPr>
          <w:ins w:id="344" w:author="Erin M. Buchanan" w:date="2026-03-13T12:33:00Z" w16du:dateUtc="2026-03-13T17:33:00Z"/>
          <w:rFonts w:ascii="Arial" w:eastAsia="Times New Roman" w:hAnsi="Arial" w:cs="Arial"/>
          <w:sz w:val="22"/>
          <w:szCs w:val="22"/>
          <w:rPrChange w:id="345" w:author="Erin M. Buchanan" w:date="2026-03-13T12:37:00Z" w16du:dateUtc="2026-03-13T17:37:00Z">
            <w:rPr>
              <w:ins w:id="346" w:author="Erin M. Buchanan" w:date="2026-03-13T12:33:00Z" w16du:dateUtc="2026-03-13T17:33:00Z"/>
              <w:rFonts w:ascii="Times New Roman" w:eastAsia="Times New Roman" w:hAnsi="Times New Roman" w:cs="Times New Roman"/>
            </w:rPr>
          </w:rPrChange>
        </w:rPr>
      </w:pPr>
      <w:ins w:id="347" w:author="Erin M. Buchanan" w:date="2026-03-13T12:33:00Z" w16du:dateUtc="2026-03-13T17:33:00Z">
        <w:r w:rsidRPr="00DA6531">
          <w:rPr>
            <w:rFonts w:ascii="Arial" w:eastAsia="Times New Roman" w:hAnsi="Arial" w:cs="Arial"/>
            <w:sz w:val="22"/>
            <w:szCs w:val="22"/>
            <w:rPrChange w:id="348" w:author="Erin M. Buchanan" w:date="2026-03-13T12:37:00Z" w16du:dateUtc="2026-03-13T17:37:00Z">
              <w:rPr>
                <w:rFonts w:ascii="Times New Roman" w:eastAsia="Times New Roman" w:hAnsi="Times New Roman" w:cs="Times New Roman"/>
              </w:rPr>
            </w:rPrChange>
          </w:rPr>
          <w:t>Please rate the following words by entering the age in years at which you think you learned the word.</w:t>
        </w:r>
      </w:ins>
      <w:ins w:id="349" w:author="Erin M. Buchanan" w:date="2026-03-13T12:35:00Z" w16du:dateUtc="2026-03-13T17:35:00Z">
        <w:r w:rsidRPr="00DA6531">
          <w:rPr>
            <w:rFonts w:ascii="Arial" w:eastAsia="Times New Roman" w:hAnsi="Arial" w:cs="Arial"/>
            <w:sz w:val="22"/>
            <w:szCs w:val="22"/>
            <w:rPrChange w:id="350" w:author="Erin M. Buchanan" w:date="2026-03-13T12:37:00Z" w16du:dateUtc="2026-03-13T17:37:00Z">
              <w:rPr>
                <w:rFonts w:ascii="Times New Roman" w:eastAsia="Times New Roman" w:hAnsi="Times New Roman" w:cs="Times New Roman"/>
              </w:rPr>
            </w:rPrChange>
          </w:rPr>
          <w:t xml:space="preserve"> </w:t>
        </w:r>
        <w:r w:rsidRPr="00DA6531">
          <w:rPr>
            <w:rFonts w:ascii="Arial" w:eastAsia="Arial" w:hAnsi="Arial" w:cs="Arial"/>
            <w:sz w:val="22"/>
            <w:szCs w:val="22"/>
          </w:rPr>
          <w:t>An approximate age is good enough for this rating</w:t>
        </w:r>
        <w:r w:rsidRPr="00DA6531">
          <w:rPr>
            <w:rFonts w:ascii="Arial" w:eastAsia="Arial" w:hAnsi="Arial" w:cs="Arial"/>
            <w:sz w:val="22"/>
            <w:szCs w:val="22"/>
          </w:rPr>
          <w:t>.</w:t>
        </w:r>
      </w:ins>
    </w:p>
    <w:p w14:paraId="76E8AEA0" w14:textId="7B2C1CB8" w:rsidR="001A3E8B" w:rsidRPr="00DA6531" w:rsidRDefault="001A3E8B" w:rsidP="001A3E8B">
      <w:pPr>
        <w:spacing w:before="100" w:beforeAutospacing="1" w:after="100" w:afterAutospacing="1"/>
        <w:rPr>
          <w:ins w:id="351" w:author="Erin M. Buchanan" w:date="2026-03-13T12:33:00Z" w16du:dateUtc="2026-03-13T17:33:00Z"/>
          <w:rFonts w:ascii="Arial" w:eastAsia="Times New Roman" w:hAnsi="Arial" w:cs="Arial"/>
          <w:sz w:val="22"/>
          <w:szCs w:val="22"/>
          <w:rPrChange w:id="352" w:author="Erin M. Buchanan" w:date="2026-03-13T12:37:00Z" w16du:dateUtc="2026-03-13T17:37:00Z">
            <w:rPr>
              <w:ins w:id="353" w:author="Erin M. Buchanan" w:date="2026-03-13T12:33:00Z" w16du:dateUtc="2026-03-13T17:33:00Z"/>
              <w:rFonts w:ascii="Times New Roman" w:eastAsia="Times New Roman" w:hAnsi="Times New Roman" w:cs="Times New Roman"/>
            </w:rPr>
          </w:rPrChange>
        </w:rPr>
      </w:pPr>
      <w:ins w:id="354" w:author="Erin M. Buchanan" w:date="2026-03-13T12:35:00Z" w16du:dateUtc="2026-03-13T17:35:00Z">
        <w:r w:rsidRPr="00DA6531">
          <w:rPr>
            <w:rFonts w:ascii="Arial" w:eastAsia="Arial" w:hAnsi="Arial" w:cs="Arial"/>
            <w:sz w:val="22"/>
            <w:szCs w:val="22"/>
          </w:rPr>
          <w:t>By “learning a word”</w:t>
        </w:r>
        <w:r w:rsidRPr="00DA6531">
          <w:rPr>
            <w:rFonts w:ascii="Arial" w:eastAsia="Arial" w:hAnsi="Arial" w:cs="Arial"/>
            <w:sz w:val="22"/>
            <w:szCs w:val="22"/>
          </w:rPr>
          <w:t xml:space="preserve">, </w:t>
        </w:r>
        <w:r w:rsidRPr="00DA6531">
          <w:rPr>
            <w:rFonts w:ascii="Arial" w:eastAsia="Times New Roman" w:hAnsi="Arial" w:cs="Arial"/>
            <w:sz w:val="22"/>
            <w:szCs w:val="22"/>
            <w:rPrChange w:id="355" w:author="Erin M. Buchanan" w:date="2026-03-13T12:37:00Z" w16du:dateUtc="2026-03-13T17:37:00Z">
              <w:rPr>
                <w:rFonts w:ascii="Times New Roman" w:eastAsia="Times New Roman" w:hAnsi="Times New Roman" w:cs="Times New Roman"/>
              </w:rPr>
            </w:rPrChange>
          </w:rPr>
          <w:t>w</w:t>
        </w:r>
      </w:ins>
      <w:ins w:id="356" w:author="Erin M. Buchanan" w:date="2026-03-13T12:33:00Z" w16du:dateUtc="2026-03-13T17:33:00Z">
        <w:r w:rsidRPr="00DA6531">
          <w:rPr>
            <w:rFonts w:ascii="Arial" w:eastAsia="Times New Roman" w:hAnsi="Arial" w:cs="Arial"/>
            <w:sz w:val="22"/>
            <w:szCs w:val="22"/>
            <w:rPrChange w:id="357" w:author="Erin M. Buchanan" w:date="2026-03-13T12:37:00Z" w16du:dateUtc="2026-03-13T17:37:00Z">
              <w:rPr>
                <w:rFonts w:ascii="Times New Roman" w:eastAsia="Times New Roman" w:hAnsi="Times New Roman" w:cs="Times New Roman"/>
              </w:rPr>
            </w:rPrChange>
          </w:rPr>
          <w:t xml:space="preserve">e mean the age at which you would have understood the word if somebody had used it in front of you, </w:t>
        </w:r>
        <w:r w:rsidRPr="00DA6531">
          <w:rPr>
            <w:rFonts w:ascii="Arial" w:eastAsia="Times New Roman" w:hAnsi="Arial" w:cs="Arial"/>
            <w:b/>
            <w:bCs/>
            <w:sz w:val="22"/>
            <w:szCs w:val="22"/>
            <w:rPrChange w:id="358" w:author="Erin M. Buchanan" w:date="2026-03-13T12:37:00Z" w16du:dateUtc="2026-03-13T17:37:00Z">
              <w:rPr>
                <w:rFonts w:ascii="Times New Roman" w:eastAsia="Times New Roman" w:hAnsi="Times New Roman" w:cs="Times New Roman"/>
                <w:b/>
                <w:bCs/>
              </w:rPr>
            </w:rPrChange>
          </w:rPr>
          <w:t>EVEN IF YOU DID NOT</w:t>
        </w:r>
        <w:r w:rsidRPr="00DA6531">
          <w:rPr>
            <w:rFonts w:ascii="Arial" w:eastAsia="Times New Roman" w:hAnsi="Arial" w:cs="Arial"/>
            <w:sz w:val="22"/>
            <w:szCs w:val="22"/>
            <w:rPrChange w:id="359" w:author="Erin M. Buchanan" w:date="2026-03-13T12:37:00Z" w16du:dateUtc="2026-03-13T17:37:00Z">
              <w:rPr>
                <w:rFonts w:ascii="Times New Roman" w:eastAsia="Times New Roman" w:hAnsi="Times New Roman" w:cs="Times New Roman"/>
              </w:rPr>
            </w:rPrChange>
          </w:rPr>
          <w:t xml:space="preserve"> use, read, or write it at the time.</w:t>
        </w:r>
      </w:ins>
    </w:p>
    <w:p w14:paraId="57802144" w14:textId="77777777" w:rsidR="001A3E8B" w:rsidRPr="00DA6531" w:rsidRDefault="001A3E8B" w:rsidP="001A3E8B">
      <w:pPr>
        <w:spacing w:before="100" w:beforeAutospacing="1" w:after="100" w:afterAutospacing="1"/>
        <w:rPr>
          <w:ins w:id="360" w:author="Erin M. Buchanan" w:date="2026-03-13T12:33:00Z" w16du:dateUtc="2026-03-13T17:33:00Z"/>
          <w:rFonts w:ascii="Arial" w:eastAsia="Times New Roman" w:hAnsi="Arial" w:cs="Arial"/>
          <w:sz w:val="22"/>
          <w:szCs w:val="22"/>
          <w:rPrChange w:id="361" w:author="Erin M. Buchanan" w:date="2026-03-13T12:37:00Z" w16du:dateUtc="2026-03-13T17:37:00Z">
            <w:rPr>
              <w:ins w:id="362" w:author="Erin M. Buchanan" w:date="2026-03-13T12:33:00Z" w16du:dateUtc="2026-03-13T17:33:00Z"/>
              <w:rFonts w:ascii="Times New Roman" w:eastAsia="Times New Roman" w:hAnsi="Times New Roman" w:cs="Times New Roman"/>
            </w:rPr>
          </w:rPrChange>
        </w:rPr>
      </w:pPr>
      <w:ins w:id="363" w:author="Erin M. Buchanan" w:date="2026-03-13T12:33:00Z" w16du:dateUtc="2026-03-13T17:33:00Z">
        <w:r w:rsidRPr="00DA6531">
          <w:rPr>
            <w:rFonts w:ascii="Arial" w:eastAsia="Times New Roman" w:hAnsi="Arial" w:cs="Arial"/>
            <w:sz w:val="22"/>
            <w:szCs w:val="22"/>
            <w:rPrChange w:id="364" w:author="Erin M. Buchanan" w:date="2026-03-13T12:37:00Z" w16du:dateUtc="2026-03-13T17:37:00Z">
              <w:rPr>
                <w:rFonts w:ascii="Times New Roman" w:eastAsia="Times New Roman" w:hAnsi="Times New Roman" w:cs="Times New Roman"/>
              </w:rPr>
            </w:rPrChange>
          </w:rPr>
          <w:t xml:space="preserve">If you do </w:t>
        </w:r>
        <w:r w:rsidRPr="00DA6531">
          <w:rPr>
            <w:rFonts w:ascii="Arial" w:eastAsia="Times New Roman" w:hAnsi="Arial" w:cs="Arial"/>
            <w:b/>
            <w:bCs/>
            <w:sz w:val="22"/>
            <w:szCs w:val="22"/>
            <w:rPrChange w:id="365" w:author="Erin M. Buchanan" w:date="2026-03-13T12:37:00Z" w16du:dateUtc="2026-03-13T17:37:00Z">
              <w:rPr>
                <w:rFonts w:ascii="Times New Roman" w:eastAsia="Times New Roman" w:hAnsi="Times New Roman" w:cs="Times New Roman"/>
                <w:b/>
                <w:bCs/>
              </w:rPr>
            </w:rPrChange>
          </w:rPr>
          <w:t>not know</w:t>
        </w:r>
        <w:r w:rsidRPr="00DA6531">
          <w:rPr>
            <w:rFonts w:ascii="Arial" w:eastAsia="Times New Roman" w:hAnsi="Arial" w:cs="Arial"/>
            <w:sz w:val="22"/>
            <w:szCs w:val="22"/>
            <w:rPrChange w:id="366" w:author="Erin M. Buchanan" w:date="2026-03-13T12:37:00Z" w16du:dateUtc="2026-03-13T17:37:00Z">
              <w:rPr>
                <w:rFonts w:ascii="Times New Roman" w:eastAsia="Times New Roman" w:hAnsi="Times New Roman" w:cs="Times New Roman"/>
              </w:rPr>
            </w:rPrChange>
          </w:rPr>
          <w:t xml:space="preserve"> the word, please select the letter </w:t>
        </w:r>
        <w:r w:rsidRPr="00DA6531">
          <w:rPr>
            <w:rFonts w:ascii="Arial" w:eastAsia="Times New Roman" w:hAnsi="Arial" w:cs="Arial"/>
            <w:b/>
            <w:bCs/>
            <w:sz w:val="22"/>
            <w:szCs w:val="22"/>
            <w:rPrChange w:id="367" w:author="Erin M. Buchanan" w:date="2026-03-13T12:37:00Z" w16du:dateUtc="2026-03-13T17:37:00Z">
              <w:rPr>
                <w:rFonts w:ascii="Times New Roman" w:eastAsia="Times New Roman" w:hAnsi="Times New Roman" w:cs="Times New Roman"/>
                <w:b/>
                <w:bCs/>
              </w:rPr>
            </w:rPrChange>
          </w:rPr>
          <w:t>X</w:t>
        </w:r>
        <w:r w:rsidRPr="00DA6531">
          <w:rPr>
            <w:rFonts w:ascii="Arial" w:eastAsia="Times New Roman" w:hAnsi="Arial" w:cs="Arial"/>
            <w:sz w:val="22"/>
            <w:szCs w:val="22"/>
            <w:rPrChange w:id="368" w:author="Erin M. Buchanan" w:date="2026-03-13T12:37:00Z" w16du:dateUtc="2026-03-13T17:37:00Z">
              <w:rPr>
                <w:rFonts w:ascii="Times New Roman" w:eastAsia="Times New Roman" w:hAnsi="Times New Roman" w:cs="Times New Roman"/>
              </w:rPr>
            </w:rPrChange>
          </w:rPr>
          <w:t>.</w:t>
        </w:r>
      </w:ins>
    </w:p>
    <w:p w14:paraId="5CD54EE0" w14:textId="77777777" w:rsidR="00DA6531" w:rsidRPr="00DA6531" w:rsidRDefault="00DA6531" w:rsidP="00DA6531">
      <w:pPr>
        <w:rPr>
          <w:ins w:id="369" w:author="Erin M. Buchanan" w:date="2026-03-13T12:37:00Z" w16du:dateUtc="2026-03-13T17:37:00Z"/>
          <w:rFonts w:ascii="Arial" w:eastAsia="Times New Roman" w:hAnsi="Arial" w:cs="Arial"/>
          <w:sz w:val="22"/>
          <w:szCs w:val="22"/>
          <w:rPrChange w:id="370" w:author="Erin M. Buchanan" w:date="2026-03-13T12:38:00Z" w16du:dateUtc="2026-03-13T17:38:00Z">
            <w:rPr>
              <w:ins w:id="371" w:author="Erin M. Buchanan" w:date="2026-03-13T12:37:00Z" w16du:dateUtc="2026-03-13T17:37:00Z"/>
              <w:rFonts w:ascii="Times New Roman" w:eastAsia="Times New Roman" w:hAnsi="Times New Roman" w:cs="Times New Roman"/>
            </w:rPr>
          </w:rPrChange>
        </w:rPr>
      </w:pPr>
      <w:ins w:id="372" w:author="Erin M. Buchanan" w:date="2026-03-13T12:37:00Z" w16du:dateUtc="2026-03-13T17:37:00Z">
        <w:r w:rsidRPr="00DA6531">
          <w:rPr>
            <w:rFonts w:ascii="Arial" w:eastAsia="Times New Roman" w:hAnsi="Arial" w:cs="Arial"/>
            <w:sz w:val="22"/>
            <w:szCs w:val="22"/>
            <w:rPrChange w:id="373" w:author="Erin M. Buchanan" w:date="2026-03-13T12:38:00Z" w16du:dateUtc="2026-03-13T17:38:00Z">
              <w:rPr>
                <w:rFonts w:ascii="Times New Roman" w:eastAsia="Times New Roman" w:hAnsi="Times New Roman" w:cs="Times New Roman"/>
              </w:rPr>
            </w:rPrChange>
          </w:rPr>
          <w:t>Thank you for participating</w:t>
        </w:r>
      </w:ins>
    </w:p>
    <w:p w14:paraId="7E3FCDF3" w14:textId="77777777" w:rsidR="00DA6531" w:rsidRPr="00DA6531" w:rsidRDefault="00DA6531" w:rsidP="00DA6531">
      <w:pPr>
        <w:spacing w:before="100" w:beforeAutospacing="1" w:after="100" w:afterAutospacing="1"/>
        <w:rPr>
          <w:ins w:id="374" w:author="Erin M. Buchanan" w:date="2026-03-13T12:37:00Z" w16du:dateUtc="2026-03-13T17:37:00Z"/>
          <w:rFonts w:ascii="Arial" w:eastAsia="Times New Roman" w:hAnsi="Arial" w:cs="Arial"/>
          <w:sz w:val="22"/>
          <w:szCs w:val="22"/>
          <w:rPrChange w:id="375" w:author="Erin M. Buchanan" w:date="2026-03-13T12:38:00Z" w16du:dateUtc="2026-03-13T17:38:00Z">
            <w:rPr>
              <w:ins w:id="376" w:author="Erin M. Buchanan" w:date="2026-03-13T12:37:00Z" w16du:dateUtc="2026-03-13T17:37:00Z"/>
              <w:rFonts w:ascii="Times New Roman" w:eastAsia="Times New Roman" w:hAnsi="Times New Roman" w:cs="Times New Roman"/>
            </w:rPr>
          </w:rPrChange>
        </w:rPr>
      </w:pPr>
      <w:ins w:id="377" w:author="Erin M. Buchanan" w:date="2026-03-13T12:37:00Z" w16du:dateUtc="2026-03-13T17:37:00Z">
        <w:r w:rsidRPr="00DA6531">
          <w:rPr>
            <w:rFonts w:ascii="Arial" w:eastAsia="Times New Roman" w:hAnsi="Arial" w:cs="Arial"/>
            <w:sz w:val="22"/>
            <w:szCs w:val="22"/>
            <w:rPrChange w:id="378" w:author="Erin M. Buchanan" w:date="2026-03-13T12:38:00Z" w16du:dateUtc="2026-03-13T17:38:00Z">
              <w:rPr>
                <w:rFonts w:ascii="Times New Roman" w:eastAsia="Times New Roman" w:hAnsi="Times New Roman" w:cs="Times New Roman"/>
              </w:rPr>
            </w:rPrChange>
          </w:rPr>
          <w:t>You have completed the word ratings.</w:t>
        </w:r>
      </w:ins>
    </w:p>
    <w:p w14:paraId="70CCD6AA" w14:textId="77777777" w:rsidR="00DA6531" w:rsidRPr="00DA6531" w:rsidRDefault="00DA6531" w:rsidP="00DA6531">
      <w:pPr>
        <w:spacing w:before="100" w:beforeAutospacing="1" w:after="100" w:afterAutospacing="1"/>
        <w:rPr>
          <w:ins w:id="379" w:author="Erin M. Buchanan" w:date="2026-03-13T12:37:00Z" w16du:dateUtc="2026-03-13T17:37:00Z"/>
          <w:rFonts w:ascii="Arial" w:eastAsia="Times New Roman" w:hAnsi="Arial" w:cs="Arial"/>
          <w:sz w:val="22"/>
          <w:szCs w:val="22"/>
          <w:rPrChange w:id="380" w:author="Erin M. Buchanan" w:date="2026-03-13T12:38:00Z" w16du:dateUtc="2026-03-13T17:38:00Z">
            <w:rPr>
              <w:ins w:id="381" w:author="Erin M. Buchanan" w:date="2026-03-13T12:37:00Z" w16du:dateUtc="2026-03-13T17:37:00Z"/>
              <w:rFonts w:ascii="Times New Roman" w:eastAsia="Times New Roman" w:hAnsi="Times New Roman" w:cs="Times New Roman"/>
            </w:rPr>
          </w:rPrChange>
        </w:rPr>
      </w:pPr>
      <w:ins w:id="382" w:author="Erin M. Buchanan" w:date="2026-03-13T12:37:00Z" w16du:dateUtc="2026-03-13T17:37:00Z">
        <w:r w:rsidRPr="00DA6531">
          <w:rPr>
            <w:rFonts w:ascii="Arial" w:eastAsia="Times New Roman" w:hAnsi="Arial" w:cs="Arial"/>
            <w:sz w:val="22"/>
            <w:szCs w:val="22"/>
            <w:rPrChange w:id="383" w:author="Erin M. Buchanan" w:date="2026-03-13T12:38:00Z" w16du:dateUtc="2026-03-13T17:38:00Z">
              <w:rPr>
                <w:rFonts w:ascii="Times New Roman" w:eastAsia="Times New Roman" w:hAnsi="Times New Roman" w:cs="Times New Roman"/>
              </w:rPr>
            </w:rPrChange>
          </w:rPr>
          <w:t>Your participant number is:</w:t>
        </w:r>
      </w:ins>
    </w:p>
    <w:p w14:paraId="7D542D77" w14:textId="3A42F82F" w:rsidR="00DA6531" w:rsidRPr="00DA6531" w:rsidRDefault="00DA6531" w:rsidP="00DA6531">
      <w:pPr>
        <w:spacing w:before="100" w:beforeAutospacing="1" w:after="100" w:afterAutospacing="1"/>
        <w:rPr>
          <w:ins w:id="384" w:author="Erin M. Buchanan" w:date="2026-03-13T12:37:00Z" w16du:dateUtc="2026-03-13T17:37:00Z"/>
          <w:rFonts w:ascii="Arial" w:eastAsia="Times New Roman" w:hAnsi="Arial" w:cs="Arial"/>
          <w:sz w:val="22"/>
          <w:szCs w:val="22"/>
          <w:rPrChange w:id="385" w:author="Erin M. Buchanan" w:date="2026-03-13T12:38:00Z" w16du:dateUtc="2026-03-13T17:38:00Z">
            <w:rPr>
              <w:ins w:id="386" w:author="Erin M. Buchanan" w:date="2026-03-13T12:37:00Z" w16du:dateUtc="2026-03-13T17:37:00Z"/>
              <w:rFonts w:ascii="Times New Roman" w:eastAsia="Times New Roman" w:hAnsi="Times New Roman" w:cs="Times New Roman"/>
            </w:rPr>
          </w:rPrChange>
        </w:rPr>
      </w:pPr>
      <w:ins w:id="387" w:author="Erin M. Buchanan" w:date="2026-03-13T12:38:00Z" w16du:dateUtc="2026-03-13T17:38:00Z">
        <w:r>
          <w:rPr>
            <w:rFonts w:ascii="Arial" w:eastAsia="Times New Roman" w:hAnsi="Arial" w:cs="Arial"/>
            <w:b/>
            <w:bCs/>
            <w:sz w:val="22"/>
            <w:szCs w:val="22"/>
          </w:rPr>
          <w:t>PARTICIPANT ID</w:t>
        </w:r>
      </w:ins>
    </w:p>
    <w:p w14:paraId="7C527534" w14:textId="526AFE75" w:rsidR="001A3E8B" w:rsidRPr="00180FED" w:rsidDel="00180FED" w:rsidRDefault="00DA6531" w:rsidP="00180FED">
      <w:pPr>
        <w:spacing w:before="100" w:beforeAutospacing="1" w:after="100" w:afterAutospacing="1"/>
        <w:rPr>
          <w:del w:id="388" w:author="Erin M. Buchanan" w:date="2026-03-13T12:38:00Z" w16du:dateUtc="2026-03-13T17:38:00Z"/>
          <w:rFonts w:ascii="Arial" w:eastAsia="Times New Roman" w:hAnsi="Arial" w:cs="Arial"/>
          <w:sz w:val="22"/>
          <w:szCs w:val="22"/>
          <w:rPrChange w:id="389" w:author="Erin M. Buchanan" w:date="2026-03-13T12:38:00Z" w16du:dateUtc="2026-03-13T17:38:00Z">
            <w:rPr>
              <w:del w:id="390" w:author="Erin M. Buchanan" w:date="2026-03-13T12:38:00Z" w16du:dateUtc="2026-03-13T17:38:00Z"/>
              <w:rFonts w:ascii="Arial" w:eastAsia="Arial" w:hAnsi="Arial" w:cs="Arial"/>
              <w:sz w:val="22"/>
              <w:szCs w:val="22"/>
            </w:rPr>
          </w:rPrChange>
        </w:rPr>
        <w:pPrChange w:id="391" w:author="Erin M. Buchanan" w:date="2026-03-13T12:38:00Z" w16du:dateUtc="2026-03-13T17:38:00Z">
          <w:pPr>
            <w:jc w:val="both"/>
          </w:pPr>
        </w:pPrChange>
      </w:pPr>
      <w:ins w:id="392" w:author="Erin M. Buchanan" w:date="2026-03-13T12:37:00Z" w16du:dateUtc="2026-03-13T17:37:00Z">
        <w:r w:rsidRPr="00DA6531">
          <w:rPr>
            <w:rFonts w:ascii="Arial" w:eastAsia="Times New Roman" w:hAnsi="Arial" w:cs="Arial"/>
            <w:sz w:val="22"/>
            <w:szCs w:val="22"/>
            <w:rPrChange w:id="393" w:author="Erin M. Buchanan" w:date="2026-03-13T12:38:00Z" w16du:dateUtc="2026-03-13T17:38:00Z">
              <w:rPr>
                <w:rFonts w:ascii="Times New Roman" w:eastAsia="Times New Roman" w:hAnsi="Times New Roman" w:cs="Times New Roman"/>
              </w:rPr>
            </w:rPrChange>
          </w:rPr>
          <w:t>Please keep or copy this number if you are asked for it.</w:t>
        </w:r>
      </w:ins>
    </w:p>
    <w:p w14:paraId="230CE849" w14:textId="77777777" w:rsidR="007266ED" w:rsidRPr="00393AFF" w:rsidRDefault="007266ED">
      <w:pPr>
        <w:jc w:val="both"/>
        <w:rPr>
          <w:rFonts w:ascii="Arial" w:eastAsia="Arial" w:hAnsi="Arial" w:cs="Arial"/>
          <w:sz w:val="22"/>
          <w:szCs w:val="22"/>
        </w:rPr>
      </w:pPr>
    </w:p>
    <w:p w14:paraId="4137FD9B" w14:textId="77777777" w:rsidR="007266ED" w:rsidRPr="00393AFF" w:rsidRDefault="00000000" w:rsidP="004844DA">
      <w:pPr>
        <w:pStyle w:val="Heading3"/>
        <w:rPr>
          <w:rFonts w:ascii="Arial" w:hAnsi="Arial" w:cs="Arial"/>
          <w:rPrChange w:id="394" w:author="Erin M. Buchanan" w:date="2026-03-13T10:05:00Z" w16du:dateUtc="2026-03-13T15:05:00Z">
            <w:rPr/>
          </w:rPrChange>
        </w:rPr>
      </w:pPr>
      <w:bookmarkStart w:id="395" w:name="_Toc224292200"/>
      <w:r w:rsidRPr="00393AFF">
        <w:rPr>
          <w:rFonts w:ascii="Arial" w:hAnsi="Arial" w:cs="Arial"/>
          <w:rPrChange w:id="396" w:author="Erin M. Buchanan" w:date="2026-03-13T10:05:00Z" w16du:dateUtc="2026-03-13T15:05:00Z">
            <w:rPr/>
          </w:rPrChange>
        </w:rPr>
        <w:t>Concreteness task: (Brysbaert et al., 2014)</w:t>
      </w:r>
      <w:bookmarkEnd w:id="395"/>
    </w:p>
    <w:p w14:paraId="1C08E8EB" w14:textId="77777777" w:rsidR="007266ED" w:rsidRPr="00393AFF" w:rsidRDefault="007266ED">
      <w:pPr>
        <w:jc w:val="both"/>
        <w:rPr>
          <w:rFonts w:ascii="Arial" w:eastAsia="Arial" w:hAnsi="Arial" w:cs="Arial"/>
          <w:sz w:val="22"/>
          <w:szCs w:val="22"/>
        </w:rPr>
      </w:pPr>
    </w:p>
    <w:p w14:paraId="1CDC4F66" w14:textId="200C6396"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Some words refer to things or actions in reality, which you can experience directly through one of the five senses. We call these words concrete words. Other words refer to meanings that cannot be experienced directly but which we know because the meanings can be defined by other words. These are abstract words. Still other words fall in-between the two extremes, because we can experience them to some extent and in addition we rely on language to understand them. We want you to indicate how concrete the meaning of each word is for you by using a </w:t>
      </w:r>
      <w:del w:id="397" w:author="Addie Clark" w:date="2026-02-17T13:31:00Z" w16du:dateUtc="2026-02-17T19:31:00Z">
        <w:r w:rsidRPr="00393AFF" w:rsidDel="0037598C">
          <w:rPr>
            <w:rFonts w:ascii="Arial" w:eastAsia="Arial" w:hAnsi="Arial" w:cs="Arial"/>
            <w:sz w:val="22"/>
            <w:szCs w:val="22"/>
          </w:rPr>
          <w:delText>5</w:delText>
        </w:r>
      </w:del>
      <w:ins w:id="398" w:author="Addie Clark" w:date="2026-02-17T13:31:00Z" w16du:dateUtc="2026-02-17T19:31:00Z">
        <w:r w:rsidR="0037598C" w:rsidRPr="00393AFF">
          <w:rPr>
            <w:rFonts w:ascii="Arial" w:eastAsia="Arial" w:hAnsi="Arial" w:cs="Arial"/>
            <w:sz w:val="22"/>
            <w:szCs w:val="22"/>
          </w:rPr>
          <w:t>9</w:t>
        </w:r>
      </w:ins>
      <w:r w:rsidRPr="00393AFF">
        <w:rPr>
          <w:rFonts w:ascii="Arial" w:eastAsia="Arial" w:hAnsi="Arial" w:cs="Arial"/>
          <w:sz w:val="22"/>
          <w:szCs w:val="22"/>
        </w:rPr>
        <w:t xml:space="preserve">-point rating scale going from abstract to concrete. A concrete word comes with a higher rating and refers to something that exists in reality; you can have immediate experience of it through your senses (smelling, tasting, touching, hearing, seeing) and the actions you do. The easiest way to explain a word is by pointing to it or by demonstrating it (e.g. To explain 'sweet' you could have someone eat sugar; To explain 'jump' you could simply jump up and down or show people a movie clip about someone jumping up and down; To explain 'couch', you could point to a couch or show a picture of a couch). An abstract word comes with a lower rating and refers to something you cannot experience directly through your senses or actions. Its meaning depends on language. The easiest way to explain it is by using other words (e.g. There is no simple way to demonstrate 'justice'; but we can explain the meaning of the word by using other words that capture parts of its meaning). Because we are collecting values for all the words in a dictionary (over 60 thousand in total), you will see that there are various </w:t>
      </w:r>
      <w:r w:rsidRPr="00393AFF">
        <w:rPr>
          <w:rFonts w:ascii="Arial" w:eastAsia="Arial" w:hAnsi="Arial" w:cs="Arial"/>
          <w:sz w:val="22"/>
          <w:szCs w:val="22"/>
        </w:rPr>
        <w:lastRenderedPageBreak/>
        <w:t xml:space="preserve">types of words, even single letters. Always think of how concrete (experience based) the meaning of the word is to you. In all likelihood, you will encounter several words you do not know well enough to give a useful rating. This is informative to us too, as in our research we only want to use words known to people. We may also include one or two fake words which cannot be known by you. Please indicate when you don't know a word by using the letter </w:t>
      </w:r>
      <w:del w:id="399" w:author="Addie Clark" w:date="2026-02-17T13:33:00Z" w16du:dateUtc="2026-02-17T19:33:00Z">
        <w:r w:rsidRPr="00393AFF" w:rsidDel="0037598C">
          <w:rPr>
            <w:rFonts w:ascii="Arial" w:eastAsia="Arial" w:hAnsi="Arial" w:cs="Arial"/>
            <w:sz w:val="22"/>
            <w:szCs w:val="22"/>
          </w:rPr>
          <w:delText>N</w:delText>
        </w:r>
      </w:del>
      <w:ins w:id="400" w:author="Addie Clark" w:date="2026-02-17T13:33:00Z" w16du:dateUtc="2026-02-17T19:33:00Z">
        <w:r w:rsidR="0037598C" w:rsidRPr="00393AFF">
          <w:rPr>
            <w:rFonts w:ascii="Arial" w:eastAsia="Arial" w:hAnsi="Arial" w:cs="Arial"/>
            <w:sz w:val="22"/>
            <w:szCs w:val="22"/>
          </w:rPr>
          <w:t>X</w:t>
        </w:r>
      </w:ins>
      <w:r w:rsidRPr="00393AFF">
        <w:rPr>
          <w:rFonts w:ascii="Arial" w:eastAsia="Arial" w:hAnsi="Arial" w:cs="Arial"/>
          <w:sz w:val="22"/>
          <w:szCs w:val="22"/>
        </w:rPr>
        <w:t xml:space="preserve"> (or </w:t>
      </w:r>
      <w:del w:id="401" w:author="Addie Clark" w:date="2026-02-17T13:33:00Z" w16du:dateUtc="2026-02-17T19:33:00Z">
        <w:r w:rsidRPr="00393AFF" w:rsidDel="0037598C">
          <w:rPr>
            <w:rFonts w:ascii="Arial" w:eastAsia="Arial" w:hAnsi="Arial" w:cs="Arial"/>
            <w:sz w:val="22"/>
            <w:szCs w:val="22"/>
          </w:rPr>
          <w:delText>n</w:delText>
        </w:r>
      </w:del>
      <w:ins w:id="402" w:author="Addie Clark" w:date="2026-02-17T13:33:00Z" w16du:dateUtc="2026-02-17T19:33:00Z">
        <w:r w:rsidR="0037598C" w:rsidRPr="00393AFF">
          <w:rPr>
            <w:rFonts w:ascii="Arial" w:eastAsia="Arial" w:hAnsi="Arial" w:cs="Arial"/>
            <w:sz w:val="22"/>
            <w:szCs w:val="22"/>
          </w:rPr>
          <w:t>x</w:t>
        </w:r>
      </w:ins>
      <w:r w:rsidRPr="00393AFF">
        <w:rPr>
          <w:rFonts w:ascii="Arial" w:eastAsia="Arial" w:hAnsi="Arial" w:cs="Arial"/>
          <w:sz w:val="22"/>
          <w:szCs w:val="22"/>
        </w:rPr>
        <w:t>).</w:t>
      </w:r>
    </w:p>
    <w:p w14:paraId="4ADEAF3B" w14:textId="77777777" w:rsidR="007266ED" w:rsidRPr="00393AFF" w:rsidRDefault="007266ED">
      <w:pPr>
        <w:jc w:val="both"/>
        <w:rPr>
          <w:rFonts w:ascii="Arial" w:eastAsia="Arial" w:hAnsi="Arial" w:cs="Arial"/>
          <w:sz w:val="22"/>
          <w:szCs w:val="22"/>
        </w:rPr>
      </w:pPr>
    </w:p>
    <w:p w14:paraId="5BF54698" w14:textId="57F742C3"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So, we ask you to use a </w:t>
      </w:r>
      <w:ins w:id="403" w:author="Addie Clark" w:date="2026-02-17T13:28:00Z" w16du:dateUtc="2026-02-17T19:28:00Z">
        <w:r w:rsidR="0037598C" w:rsidRPr="00393AFF">
          <w:rPr>
            <w:rFonts w:ascii="Arial" w:eastAsia="Arial" w:hAnsi="Arial" w:cs="Arial"/>
            <w:sz w:val="22"/>
            <w:szCs w:val="22"/>
          </w:rPr>
          <w:t>9</w:t>
        </w:r>
      </w:ins>
      <w:del w:id="404" w:author="Addie Clark" w:date="2026-02-17T13:28:00Z" w16du:dateUtc="2026-02-17T19:28:00Z">
        <w:r w:rsidRPr="00393AFF" w:rsidDel="0037598C">
          <w:rPr>
            <w:rFonts w:ascii="Arial" w:eastAsia="Arial" w:hAnsi="Arial" w:cs="Arial"/>
            <w:sz w:val="22"/>
            <w:szCs w:val="22"/>
          </w:rPr>
          <w:delText>5</w:delText>
        </w:r>
      </w:del>
      <w:r w:rsidRPr="00393AFF">
        <w:rPr>
          <w:rFonts w:ascii="Arial" w:eastAsia="Arial" w:hAnsi="Arial" w:cs="Arial"/>
          <w:sz w:val="22"/>
          <w:szCs w:val="22"/>
        </w:rPr>
        <w:t xml:space="preserve">-point rating scale going from abstract to concrete and to use the letter </w:t>
      </w:r>
      <w:del w:id="405" w:author="Addie Clark" w:date="2026-02-17T13:32:00Z" w16du:dateUtc="2026-02-17T19:32:00Z">
        <w:r w:rsidRPr="00393AFF" w:rsidDel="0037598C">
          <w:rPr>
            <w:rFonts w:ascii="Arial" w:eastAsia="Arial" w:hAnsi="Arial" w:cs="Arial"/>
            <w:sz w:val="22"/>
            <w:szCs w:val="22"/>
          </w:rPr>
          <w:delText>N</w:delText>
        </w:r>
      </w:del>
      <w:ins w:id="406" w:author="Addie Clark" w:date="2026-02-17T13:32:00Z" w16du:dateUtc="2026-02-17T19:32:00Z">
        <w:r w:rsidR="0037598C" w:rsidRPr="00393AFF">
          <w:rPr>
            <w:rFonts w:ascii="Arial" w:eastAsia="Arial" w:hAnsi="Arial" w:cs="Arial"/>
            <w:sz w:val="22"/>
            <w:szCs w:val="22"/>
          </w:rPr>
          <w:t>X</w:t>
        </w:r>
      </w:ins>
      <w:r w:rsidRPr="00393AFF">
        <w:rPr>
          <w:rFonts w:ascii="Arial" w:eastAsia="Arial" w:hAnsi="Arial" w:cs="Arial"/>
          <w:sz w:val="22"/>
          <w:szCs w:val="22"/>
        </w:rPr>
        <w:t xml:space="preserve"> when you do not know the word well enough to give an answer. </w:t>
      </w:r>
    </w:p>
    <w:p w14:paraId="6BA21F17" w14:textId="77777777" w:rsidR="007266ED" w:rsidRPr="00393AFF" w:rsidRDefault="007266ED">
      <w:pPr>
        <w:jc w:val="both"/>
        <w:rPr>
          <w:rFonts w:ascii="Arial" w:eastAsia="Arial" w:hAnsi="Arial" w:cs="Arial"/>
          <w:sz w:val="22"/>
          <w:szCs w:val="22"/>
        </w:rPr>
      </w:pPr>
    </w:p>
    <w:p w14:paraId="458FA872" w14:textId="4B0516EE"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Abstract (language based</w:t>
      </w:r>
      <w:ins w:id="407" w:author="Addie Clark" w:date="2026-02-17T13:36:00Z" w16du:dateUtc="2026-02-17T19:36:00Z">
        <w:r w:rsidR="0037598C" w:rsidRPr="00393AFF">
          <w:rPr>
            <w:rFonts w:ascii="Arial" w:eastAsia="Arial" w:hAnsi="Arial" w:cs="Arial"/>
            <w:sz w:val="22"/>
            <w:szCs w:val="22"/>
          </w:rPr>
          <w:t xml:space="preserve"> [1]</w:t>
        </w:r>
      </w:ins>
      <w:r w:rsidRPr="00393AFF">
        <w:rPr>
          <w:rFonts w:ascii="Arial" w:eastAsia="Arial" w:hAnsi="Arial" w:cs="Arial"/>
          <w:sz w:val="22"/>
          <w:szCs w:val="22"/>
        </w:rPr>
        <w:t xml:space="preserve">) </w:t>
      </w:r>
      <w:ins w:id="408" w:author="Addie Clark" w:date="2026-02-17T13:36:00Z" w16du:dateUtc="2026-02-17T19:36:00Z">
        <w:r w:rsidR="0037598C" w:rsidRPr="00393AFF">
          <w:rPr>
            <w:rFonts w:ascii="Arial" w:eastAsia="Arial" w:hAnsi="Arial" w:cs="Arial"/>
            <w:sz w:val="22"/>
            <w:szCs w:val="22"/>
          </w:rPr>
          <w:t xml:space="preserve">to </w:t>
        </w:r>
      </w:ins>
      <w:r w:rsidRPr="00393AFF">
        <w:rPr>
          <w:rFonts w:ascii="Arial" w:eastAsia="Arial" w:hAnsi="Arial" w:cs="Arial"/>
          <w:sz w:val="22"/>
          <w:szCs w:val="22"/>
        </w:rPr>
        <w:t>Concrete (experience based</w:t>
      </w:r>
      <w:ins w:id="409" w:author="Addie Clark" w:date="2026-02-17T13:36:00Z" w16du:dateUtc="2026-02-17T19:36:00Z">
        <w:r w:rsidR="0037598C" w:rsidRPr="00393AFF">
          <w:rPr>
            <w:rFonts w:ascii="Arial" w:eastAsia="Arial" w:hAnsi="Arial" w:cs="Arial"/>
            <w:sz w:val="22"/>
            <w:szCs w:val="22"/>
          </w:rPr>
          <w:t xml:space="preserve"> [9]</w:t>
        </w:r>
      </w:ins>
      <w:r w:rsidRPr="00393AFF">
        <w:rPr>
          <w:rFonts w:ascii="Arial" w:eastAsia="Arial" w:hAnsi="Arial" w:cs="Arial"/>
          <w:sz w:val="22"/>
          <w:szCs w:val="22"/>
        </w:rPr>
        <w:t xml:space="preserve">) </w:t>
      </w:r>
    </w:p>
    <w:p w14:paraId="333DF741" w14:textId="0E4AFDCA"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1</w:t>
      </w:r>
      <w:r w:rsidRPr="00393AFF">
        <w:rPr>
          <w:rFonts w:ascii="Arial" w:eastAsia="Arial" w:hAnsi="Arial" w:cs="Arial"/>
          <w:sz w:val="22"/>
          <w:szCs w:val="22"/>
        </w:rPr>
        <w:tab/>
      </w:r>
      <w:del w:id="410" w:author="Addie Clark" w:date="2026-02-17T13:29:00Z" w16du:dateUtc="2026-02-17T19:29:00Z">
        <w:r w:rsidRPr="00393AFF" w:rsidDel="0037598C">
          <w:rPr>
            <w:rFonts w:ascii="Arial" w:eastAsia="Arial" w:hAnsi="Arial" w:cs="Arial"/>
            <w:sz w:val="22"/>
            <w:szCs w:val="22"/>
          </w:rPr>
          <w:tab/>
        </w:r>
      </w:del>
      <w:r w:rsidRPr="00393AFF">
        <w:rPr>
          <w:rFonts w:ascii="Arial" w:eastAsia="Arial" w:hAnsi="Arial" w:cs="Arial"/>
          <w:sz w:val="22"/>
          <w:szCs w:val="22"/>
        </w:rPr>
        <w:t>2</w:t>
      </w:r>
      <w:del w:id="411" w:author="Addie Clark" w:date="2026-02-17T13:29:00Z" w16du:dateUtc="2026-02-17T19:29:00Z">
        <w:r w:rsidRPr="00393AFF" w:rsidDel="0037598C">
          <w:rPr>
            <w:rFonts w:ascii="Arial" w:eastAsia="Arial" w:hAnsi="Arial" w:cs="Arial"/>
            <w:sz w:val="22"/>
            <w:szCs w:val="22"/>
          </w:rPr>
          <w:tab/>
        </w:r>
      </w:del>
      <w:r w:rsidRPr="00393AFF">
        <w:rPr>
          <w:rFonts w:ascii="Arial" w:eastAsia="Arial" w:hAnsi="Arial" w:cs="Arial"/>
          <w:sz w:val="22"/>
          <w:szCs w:val="22"/>
        </w:rPr>
        <w:tab/>
        <w:t>3</w:t>
      </w:r>
      <w:del w:id="412" w:author="Addie Clark" w:date="2026-02-17T13:29:00Z" w16du:dateUtc="2026-02-17T19:29:00Z">
        <w:r w:rsidRPr="00393AFF" w:rsidDel="0037598C">
          <w:rPr>
            <w:rFonts w:ascii="Arial" w:eastAsia="Arial" w:hAnsi="Arial" w:cs="Arial"/>
            <w:sz w:val="22"/>
            <w:szCs w:val="22"/>
          </w:rPr>
          <w:tab/>
        </w:r>
      </w:del>
      <w:r w:rsidRPr="00393AFF">
        <w:rPr>
          <w:rFonts w:ascii="Arial" w:eastAsia="Arial" w:hAnsi="Arial" w:cs="Arial"/>
          <w:sz w:val="22"/>
          <w:szCs w:val="22"/>
        </w:rPr>
        <w:tab/>
        <w:t xml:space="preserve"> 4</w:t>
      </w:r>
      <w:del w:id="413" w:author="Addie Clark" w:date="2026-02-17T13:29:00Z" w16du:dateUtc="2026-02-17T19:29:00Z">
        <w:r w:rsidRPr="00393AFF" w:rsidDel="0037598C">
          <w:rPr>
            <w:rFonts w:ascii="Arial" w:eastAsia="Arial" w:hAnsi="Arial" w:cs="Arial"/>
            <w:sz w:val="22"/>
            <w:szCs w:val="22"/>
          </w:rPr>
          <w:tab/>
        </w:r>
      </w:del>
      <w:r w:rsidRPr="00393AFF">
        <w:rPr>
          <w:rFonts w:ascii="Arial" w:eastAsia="Arial" w:hAnsi="Arial" w:cs="Arial"/>
          <w:sz w:val="22"/>
          <w:szCs w:val="22"/>
        </w:rPr>
        <w:tab/>
        <w:t xml:space="preserve"> 5 </w:t>
      </w:r>
      <w:ins w:id="414" w:author="Addie Clark" w:date="2026-02-17T13:29:00Z" w16du:dateUtc="2026-02-17T19:29:00Z">
        <w:r w:rsidR="0037598C" w:rsidRPr="00393AFF">
          <w:rPr>
            <w:rFonts w:ascii="Arial" w:eastAsia="Arial" w:hAnsi="Arial" w:cs="Arial"/>
            <w:sz w:val="22"/>
            <w:szCs w:val="22"/>
          </w:rPr>
          <w:tab/>
          <w:t>6</w:t>
        </w:r>
        <w:r w:rsidR="0037598C" w:rsidRPr="00393AFF">
          <w:rPr>
            <w:rFonts w:ascii="Arial" w:eastAsia="Arial" w:hAnsi="Arial" w:cs="Arial"/>
            <w:sz w:val="22"/>
            <w:szCs w:val="22"/>
          </w:rPr>
          <w:tab/>
          <w:t>7</w:t>
        </w:r>
        <w:r w:rsidR="0037598C" w:rsidRPr="00393AFF">
          <w:rPr>
            <w:rFonts w:ascii="Arial" w:eastAsia="Arial" w:hAnsi="Arial" w:cs="Arial"/>
            <w:sz w:val="22"/>
            <w:szCs w:val="22"/>
          </w:rPr>
          <w:tab/>
          <w:t xml:space="preserve"> 8</w:t>
        </w:r>
        <w:r w:rsidR="0037598C" w:rsidRPr="00393AFF">
          <w:rPr>
            <w:rFonts w:ascii="Arial" w:eastAsia="Arial" w:hAnsi="Arial" w:cs="Arial"/>
            <w:sz w:val="22"/>
            <w:szCs w:val="22"/>
          </w:rPr>
          <w:tab/>
          <w:t>9</w:t>
        </w:r>
      </w:ins>
    </w:p>
    <w:p w14:paraId="6B434A48" w14:textId="717379FD" w:rsidR="007266ED" w:rsidRPr="00393AFF" w:rsidRDefault="0037598C">
      <w:pPr>
        <w:jc w:val="both"/>
        <w:rPr>
          <w:rFonts w:ascii="Arial" w:eastAsia="Arial" w:hAnsi="Arial" w:cs="Arial"/>
          <w:sz w:val="22"/>
          <w:szCs w:val="22"/>
        </w:rPr>
      </w:pPr>
      <w:ins w:id="415" w:author="Addie Clark" w:date="2026-02-17T13:28:00Z" w16du:dateUtc="2026-02-17T19:28:00Z">
        <w:r w:rsidRPr="00393AFF">
          <w:rPr>
            <w:rFonts w:ascii="Arial" w:eastAsia="Arial" w:hAnsi="Arial" w:cs="Arial"/>
            <w:sz w:val="22"/>
            <w:szCs w:val="22"/>
          </w:rPr>
          <w:t>X</w:t>
        </w:r>
      </w:ins>
      <w:del w:id="416" w:author="Addie Clark" w:date="2026-02-17T13:28:00Z" w16du:dateUtc="2026-02-17T19:28:00Z">
        <w:r w:rsidRPr="00393AFF" w:rsidDel="0037598C">
          <w:rPr>
            <w:rFonts w:ascii="Arial" w:eastAsia="Arial" w:hAnsi="Arial" w:cs="Arial"/>
            <w:sz w:val="22"/>
            <w:szCs w:val="22"/>
          </w:rPr>
          <w:delText>N</w:delText>
        </w:r>
      </w:del>
      <w:r w:rsidRPr="00393AFF">
        <w:rPr>
          <w:rFonts w:ascii="Arial" w:eastAsia="Arial" w:hAnsi="Arial" w:cs="Arial"/>
          <w:sz w:val="22"/>
          <w:szCs w:val="22"/>
        </w:rPr>
        <w:t xml:space="preserve"> = I do not know this word well enough to give a rating.</w:t>
      </w:r>
    </w:p>
    <w:p w14:paraId="4A6A069D" w14:textId="77777777" w:rsidR="00096854" w:rsidRPr="00393AFF" w:rsidRDefault="00096854">
      <w:pPr>
        <w:jc w:val="both"/>
        <w:rPr>
          <w:rFonts w:ascii="Arial" w:eastAsia="Arial" w:hAnsi="Arial" w:cs="Arial"/>
          <w:sz w:val="22"/>
          <w:szCs w:val="22"/>
        </w:rPr>
      </w:pPr>
    </w:p>
    <w:p w14:paraId="1620D7F3" w14:textId="613049DC" w:rsidR="007266ED" w:rsidRPr="00393AFF" w:rsidRDefault="00000000" w:rsidP="004844DA">
      <w:pPr>
        <w:pStyle w:val="Heading3"/>
        <w:rPr>
          <w:rFonts w:ascii="Arial" w:hAnsi="Arial" w:cs="Arial"/>
          <w:rPrChange w:id="417" w:author="Erin M. Buchanan" w:date="2026-03-13T10:05:00Z" w16du:dateUtc="2026-03-13T15:05:00Z">
            <w:rPr/>
          </w:rPrChange>
        </w:rPr>
      </w:pPr>
      <w:bookmarkStart w:id="418" w:name="_Toc224292201"/>
      <w:r w:rsidRPr="00393AFF">
        <w:rPr>
          <w:rFonts w:ascii="Arial" w:hAnsi="Arial" w:cs="Arial"/>
          <w:rPrChange w:id="419" w:author="Erin M. Buchanan" w:date="2026-03-13T10:05:00Z" w16du:dateUtc="2026-03-13T15:05:00Z">
            <w:rPr/>
          </w:rPrChange>
        </w:rPr>
        <w:t>Valence: (Bradley &amp; Lang, 1999)</w:t>
      </w:r>
      <w:bookmarkEnd w:id="418"/>
    </w:p>
    <w:p w14:paraId="5F998D4D" w14:textId="77777777" w:rsidR="009D494D" w:rsidRPr="00393AFF" w:rsidRDefault="009D494D" w:rsidP="009D494D">
      <w:pPr>
        <w:jc w:val="both"/>
        <w:rPr>
          <w:ins w:id="420" w:author="Addie Clark" w:date="2026-02-17T09:05:00Z" w16du:dateUtc="2026-02-17T15:05:00Z"/>
          <w:rFonts w:ascii="Arial" w:eastAsia="Arial" w:hAnsi="Arial" w:cs="Arial"/>
          <w:b/>
          <w:sz w:val="22"/>
          <w:szCs w:val="22"/>
        </w:rPr>
      </w:pPr>
      <w:ins w:id="421" w:author="Addie Clark" w:date="2026-02-17T09:05:00Z" w16du:dateUtc="2026-02-17T15:05:00Z">
        <w:r w:rsidRPr="00393AFF">
          <w:rPr>
            <w:rFonts w:ascii="Arial" w:eastAsia="Arial" w:hAnsi="Arial" w:cs="Arial"/>
            <w:b/>
            <w:noProof/>
            <w:sz w:val="22"/>
            <w:szCs w:val="22"/>
          </w:rPr>
          <w:drawing>
            <wp:inline distT="0" distB="0" distL="0" distR="0" wp14:anchorId="03238F72" wp14:editId="0642B8D2">
              <wp:extent cx="5727700" cy="744855"/>
              <wp:effectExtent l="0" t="0" r="0" b="4445"/>
              <wp:docPr id="1574216603" name="Picture 2" descr="A group of black and white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91051" name="Picture 2" descr="A group of black and white icon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744855"/>
                      </a:xfrm>
                      <a:prstGeom prst="rect">
                        <a:avLst/>
                      </a:prstGeom>
                    </pic:spPr>
                  </pic:pic>
                </a:graphicData>
              </a:graphic>
            </wp:inline>
          </w:drawing>
        </w:r>
        <w:r w:rsidRPr="00393AFF">
          <w:rPr>
            <w:rFonts w:ascii="Arial" w:eastAsia="Arial" w:hAnsi="Arial" w:cs="Arial"/>
            <w:b/>
            <w:sz w:val="22"/>
            <w:szCs w:val="22"/>
          </w:rPr>
          <w:t xml:space="preserve">Valence, </w:t>
        </w:r>
        <w:r w:rsidRPr="00393AFF">
          <w:rPr>
            <w:rFonts w:ascii="Arial" w:eastAsia="Arial" w:hAnsi="Arial" w:cs="Arial"/>
            <w:b/>
            <w:sz w:val="18"/>
            <w:szCs w:val="18"/>
          </w:rPr>
          <w:t>image produced by Prete, Laeng, &amp; Tommasi (2022)</w:t>
        </w:r>
      </w:ins>
    </w:p>
    <w:p w14:paraId="20CEB7DD" w14:textId="77777777" w:rsidR="009D494D" w:rsidRPr="00393AFF" w:rsidRDefault="009D494D" w:rsidP="009D494D">
      <w:pPr>
        <w:jc w:val="both"/>
        <w:rPr>
          <w:ins w:id="422" w:author="Addie Clark" w:date="2026-02-17T09:05:00Z" w16du:dateUtc="2026-02-17T15:05:00Z"/>
          <w:rFonts w:ascii="Arial" w:eastAsia="Arial" w:hAnsi="Arial" w:cs="Arial"/>
          <w:b/>
          <w:sz w:val="22"/>
          <w:szCs w:val="22"/>
        </w:rPr>
      </w:pPr>
    </w:p>
    <w:p w14:paraId="0AC5E4DD" w14:textId="77777777" w:rsidR="009D494D" w:rsidRPr="00393AFF" w:rsidRDefault="009D494D" w:rsidP="009D494D">
      <w:pPr>
        <w:jc w:val="both"/>
        <w:rPr>
          <w:ins w:id="423" w:author="Addie Clark" w:date="2026-02-17T09:05:00Z" w16du:dateUtc="2026-02-17T15:05:00Z"/>
          <w:rFonts w:ascii="Arial" w:eastAsia="Arial" w:hAnsi="Arial" w:cs="Arial"/>
          <w:sz w:val="22"/>
          <w:szCs w:val="22"/>
        </w:rPr>
      </w:pPr>
      <w:ins w:id="424" w:author="Addie Clark" w:date="2026-02-17T09:05:00Z" w16du:dateUtc="2026-02-17T15:05:00Z">
        <w:r w:rsidRPr="00393AFF">
          <w:rPr>
            <w:rFonts w:ascii="Arial" w:eastAsia="Arial" w:hAnsi="Arial" w:cs="Arial"/>
            <w:sz w:val="22"/>
            <w:szCs w:val="22"/>
          </w:rPr>
          <w:t>The study being conducted today is investigating emotion, and how people respond to different types of words.</w:t>
        </w:r>
      </w:ins>
    </w:p>
    <w:p w14:paraId="64E9B8B7" w14:textId="77777777" w:rsidR="009D494D" w:rsidRPr="00393AFF" w:rsidRDefault="009D494D" w:rsidP="009D494D">
      <w:pPr>
        <w:jc w:val="both"/>
        <w:rPr>
          <w:ins w:id="425" w:author="Addie Clark" w:date="2026-02-17T09:05:00Z" w16du:dateUtc="2026-02-17T15:05:00Z"/>
          <w:rFonts w:ascii="Arial" w:eastAsia="Arial" w:hAnsi="Arial" w:cs="Arial"/>
          <w:sz w:val="22"/>
          <w:szCs w:val="22"/>
        </w:rPr>
      </w:pPr>
    </w:p>
    <w:p w14:paraId="4BF3825C" w14:textId="77777777" w:rsidR="009D494D" w:rsidRPr="00393AFF" w:rsidRDefault="009D494D" w:rsidP="009D494D">
      <w:pPr>
        <w:jc w:val="both"/>
        <w:rPr>
          <w:ins w:id="426" w:author="Addie Clark" w:date="2026-02-17T09:06:00Z" w16du:dateUtc="2026-02-17T15:06:00Z"/>
          <w:rFonts w:ascii="Arial" w:eastAsia="Arial" w:hAnsi="Arial" w:cs="Arial"/>
          <w:sz w:val="22"/>
          <w:szCs w:val="22"/>
        </w:rPr>
      </w:pPr>
      <w:ins w:id="427" w:author="Addie Clark" w:date="2026-02-17T09:05:00Z" w16du:dateUtc="2026-02-17T15:05:00Z">
        <w:r w:rsidRPr="00393AFF">
          <w:rPr>
            <w:rFonts w:ascii="Arial" w:eastAsia="Arial" w:hAnsi="Arial" w:cs="Arial"/>
            <w:sz w:val="22"/>
            <w:szCs w:val="22"/>
          </w:rPr>
          <w:t xml:space="preserve">We call this set of figures SAM, and you will be using these figures to rate how you felt while reading each word. SAM shows different kinds of feelings: Happy vs. Unhappy and  Excited vs. Calm. You will use these scales to make all ratings for each word that you read. Please notice that each of the feelings are arrayed along a different scale. </w:t>
        </w:r>
      </w:ins>
    </w:p>
    <w:p w14:paraId="344D1189" w14:textId="77777777" w:rsidR="009D494D" w:rsidRPr="00393AFF" w:rsidRDefault="009D494D" w:rsidP="009D494D">
      <w:pPr>
        <w:jc w:val="both"/>
        <w:rPr>
          <w:ins w:id="428" w:author="Addie Clark" w:date="2026-02-17T09:06:00Z" w16du:dateUtc="2026-02-17T15:06:00Z"/>
          <w:rFonts w:ascii="Arial" w:eastAsia="Arial" w:hAnsi="Arial" w:cs="Arial"/>
          <w:sz w:val="22"/>
          <w:szCs w:val="22"/>
        </w:rPr>
      </w:pPr>
    </w:p>
    <w:p w14:paraId="75603ACA" w14:textId="373CD891" w:rsidR="009D494D" w:rsidRPr="00393AFF" w:rsidRDefault="009D494D" w:rsidP="009D494D">
      <w:pPr>
        <w:jc w:val="both"/>
        <w:rPr>
          <w:ins w:id="429" w:author="Addie Clark" w:date="2026-02-17T09:05:00Z" w16du:dateUtc="2026-02-17T15:05:00Z"/>
          <w:rFonts w:ascii="Arial" w:eastAsia="Arial" w:hAnsi="Arial" w:cs="Arial"/>
          <w:sz w:val="22"/>
          <w:szCs w:val="22"/>
        </w:rPr>
      </w:pPr>
      <w:ins w:id="430" w:author="Addie Clark" w:date="2026-02-17T09:05:00Z" w16du:dateUtc="2026-02-17T15:05:00Z">
        <w:r w:rsidRPr="00393AFF">
          <w:rPr>
            <w:rFonts w:ascii="Arial" w:eastAsia="Arial" w:hAnsi="Arial" w:cs="Arial"/>
            <w:sz w:val="22"/>
            <w:szCs w:val="22"/>
          </w:rPr>
          <w:t xml:space="preserve">The top panel shows the happy-unhappy scale, which ranges from a frown to a smile. At one extreme of this scale, you are happy, pleased, satisfied, contented, hopeful. When you feel completely happy you should indicate this by selecting the 9 on the right. The other end of the scale is when you feel completely unhappy, annoyed, unsatisfied, melancholic, despaired, or bored. You can indicate feeling completely unhappy by selecting the 1 on the left. The figures also allow you to describe intermediate feelings of pleasure, by selecting any values in the middle. If you feel completely neutral, neither happy nor sad, select the 4 in the middle. </w:t>
        </w:r>
      </w:ins>
    </w:p>
    <w:p w14:paraId="07BC5052" w14:textId="77777777" w:rsidR="009D494D" w:rsidRPr="00393AFF" w:rsidRDefault="009D494D" w:rsidP="009D494D">
      <w:pPr>
        <w:jc w:val="both"/>
        <w:rPr>
          <w:ins w:id="431" w:author="Addie Clark" w:date="2026-02-17T09:05:00Z" w16du:dateUtc="2026-02-17T15:05:00Z"/>
          <w:rFonts w:ascii="Arial" w:eastAsia="Arial" w:hAnsi="Arial" w:cs="Arial"/>
          <w:sz w:val="22"/>
          <w:szCs w:val="22"/>
        </w:rPr>
      </w:pPr>
    </w:p>
    <w:p w14:paraId="19FFBDDD" w14:textId="77777777" w:rsidR="009D494D" w:rsidRPr="00393AFF" w:rsidRDefault="009D494D" w:rsidP="009D494D">
      <w:pPr>
        <w:jc w:val="both"/>
        <w:rPr>
          <w:ins w:id="432" w:author="Addie Clark" w:date="2026-02-17T09:05:00Z" w16du:dateUtc="2026-02-17T15:05:00Z"/>
          <w:rFonts w:ascii="Arial" w:eastAsia="Arial" w:hAnsi="Arial" w:cs="Arial"/>
          <w:sz w:val="22"/>
          <w:szCs w:val="22"/>
        </w:rPr>
      </w:pPr>
      <w:ins w:id="433" w:author="Addie Clark" w:date="2026-02-17T09:05:00Z" w16du:dateUtc="2026-02-17T15:05:00Z">
        <w:r w:rsidRPr="00393AFF">
          <w:rPr>
            <w:rFonts w:ascii="Arial" w:eastAsia="Arial" w:hAnsi="Arial" w:cs="Arial"/>
            <w:sz w:val="22"/>
            <w:szCs w:val="22"/>
          </w:rPr>
          <w:t>Please work at a rapid place and don’t spend too much time thinking about each word. Rather, make your ratings based on your first and immediate reaction as you read each word.</w:t>
        </w:r>
      </w:ins>
    </w:p>
    <w:p w14:paraId="3407E3FD" w14:textId="77777777" w:rsidR="004844DA" w:rsidRPr="00393AFF" w:rsidRDefault="004844DA" w:rsidP="004844DA">
      <w:pPr>
        <w:rPr>
          <w:rFonts w:ascii="Arial" w:hAnsi="Arial" w:cs="Arial"/>
          <w:rPrChange w:id="434" w:author="Erin M. Buchanan" w:date="2026-03-13T10:05:00Z" w16du:dateUtc="2026-03-13T15:05:00Z">
            <w:rPr/>
          </w:rPrChange>
        </w:rPr>
      </w:pPr>
    </w:p>
    <w:p w14:paraId="4E5EA142" w14:textId="72DE58C7" w:rsidR="004844DA" w:rsidRPr="00393AFF" w:rsidRDefault="004844DA" w:rsidP="004844DA">
      <w:pPr>
        <w:pStyle w:val="Heading3"/>
        <w:rPr>
          <w:rFonts w:ascii="Arial" w:hAnsi="Arial" w:cs="Arial"/>
          <w:rPrChange w:id="435" w:author="Erin M. Buchanan" w:date="2026-03-13T10:05:00Z" w16du:dateUtc="2026-03-13T15:05:00Z">
            <w:rPr/>
          </w:rPrChange>
        </w:rPr>
      </w:pPr>
      <w:bookmarkStart w:id="436" w:name="_Toc224292202"/>
      <w:r w:rsidRPr="00393AFF">
        <w:rPr>
          <w:rFonts w:ascii="Arial" w:hAnsi="Arial" w:cs="Arial"/>
          <w:rPrChange w:id="437" w:author="Erin M. Buchanan" w:date="2026-03-13T10:05:00Z" w16du:dateUtc="2026-03-13T15:05:00Z">
            <w:rPr/>
          </w:rPrChange>
        </w:rPr>
        <w:t>Arousal: (Bradley &amp; Lang, 1999)</w:t>
      </w:r>
      <w:bookmarkEnd w:id="436"/>
    </w:p>
    <w:p w14:paraId="0AE53C82" w14:textId="2E10F2C9" w:rsidR="004844DA" w:rsidRPr="00393AFF" w:rsidDel="009D494D" w:rsidRDefault="004844DA" w:rsidP="004844DA">
      <w:pPr>
        <w:rPr>
          <w:del w:id="438" w:author="Addie Clark" w:date="2026-02-17T09:05:00Z" w16du:dateUtc="2026-02-17T15:05:00Z"/>
          <w:rFonts w:ascii="Arial" w:hAnsi="Arial" w:cs="Arial"/>
          <w:rPrChange w:id="439" w:author="Erin M. Buchanan" w:date="2026-03-13T10:05:00Z" w16du:dateUtc="2026-03-13T15:05:00Z">
            <w:rPr>
              <w:del w:id="440" w:author="Addie Clark" w:date="2026-02-17T09:05:00Z" w16du:dateUtc="2026-02-17T15:05:00Z"/>
            </w:rPr>
          </w:rPrChange>
        </w:rPr>
      </w:pPr>
    </w:p>
    <w:p w14:paraId="050931A4" w14:textId="5BDBE5E7" w:rsidR="007266ED" w:rsidRPr="00393AFF" w:rsidDel="009D494D" w:rsidRDefault="00000000">
      <w:pPr>
        <w:jc w:val="both"/>
        <w:rPr>
          <w:del w:id="441" w:author="Addie Clark" w:date="2026-02-17T09:05:00Z" w16du:dateUtc="2026-02-17T15:05:00Z"/>
          <w:rFonts w:ascii="Arial" w:eastAsia="Arial" w:hAnsi="Arial" w:cs="Arial"/>
          <w:b/>
          <w:sz w:val="22"/>
          <w:szCs w:val="22"/>
        </w:rPr>
      </w:pPr>
      <w:del w:id="442" w:author="Addie Clark" w:date="2026-02-17T08:59:00Z" w16du:dateUtc="2026-02-17T14:59:00Z">
        <w:r w:rsidRPr="00393AFF" w:rsidDel="00132F53">
          <w:rPr>
            <w:rFonts w:ascii="Arial" w:eastAsia="Arial" w:hAnsi="Arial" w:cs="Arial"/>
            <w:b/>
            <w:noProof/>
            <w:sz w:val="22"/>
            <w:szCs w:val="22"/>
          </w:rPr>
          <w:drawing>
            <wp:inline distT="114300" distB="114300" distL="114300" distR="114300" wp14:anchorId="7FA22196" wp14:editId="6DDC8E44">
              <wp:extent cx="3328988" cy="730883"/>
              <wp:effectExtent l="0" t="0" r="0" b="6350"/>
              <wp:docPr id="2" name="image1.png" descr="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 name="image1.png" descr="Diagram&#10;&#10;Description automatically generated with medium confidence"/>
                      <pic:cNvPicPr preferRelativeResize="0"/>
                    </pic:nvPicPr>
                    <pic:blipFill>
                      <a:blip r:embed="rId10"/>
                      <a:srcRect/>
                      <a:stretch>
                        <a:fillRect/>
                      </a:stretch>
                    </pic:blipFill>
                    <pic:spPr>
                      <a:xfrm>
                        <a:off x="0" y="0"/>
                        <a:ext cx="3328988" cy="730883"/>
                      </a:xfrm>
                      <a:prstGeom prst="rect">
                        <a:avLst/>
                      </a:prstGeom>
                      <a:ln/>
                    </pic:spPr>
                  </pic:pic>
                </a:graphicData>
              </a:graphic>
            </wp:inline>
          </w:drawing>
        </w:r>
      </w:del>
      <w:del w:id="443" w:author="Addie Clark" w:date="2026-02-17T09:05:00Z" w16du:dateUtc="2026-02-17T15:05:00Z">
        <w:r w:rsidR="00987C7A" w:rsidRPr="00393AFF" w:rsidDel="009D494D">
          <w:rPr>
            <w:rFonts w:ascii="Arial" w:eastAsia="Arial" w:hAnsi="Arial" w:cs="Arial"/>
            <w:b/>
            <w:sz w:val="22"/>
            <w:szCs w:val="22"/>
          </w:rPr>
          <w:delText>V</w:delText>
        </w:r>
        <w:r w:rsidRPr="00393AFF" w:rsidDel="009D494D">
          <w:rPr>
            <w:rFonts w:ascii="Arial" w:eastAsia="Arial" w:hAnsi="Arial" w:cs="Arial"/>
            <w:b/>
            <w:sz w:val="22"/>
            <w:szCs w:val="22"/>
          </w:rPr>
          <w:delText>alence</w:delText>
        </w:r>
      </w:del>
    </w:p>
    <w:p w14:paraId="4CC20212" w14:textId="3009AF06" w:rsidR="007266ED" w:rsidRPr="00393AFF" w:rsidDel="009D494D" w:rsidRDefault="007266ED">
      <w:pPr>
        <w:jc w:val="both"/>
        <w:rPr>
          <w:del w:id="444" w:author="Addie Clark" w:date="2026-02-17T09:05:00Z" w16du:dateUtc="2026-02-17T15:05:00Z"/>
          <w:rFonts w:ascii="Arial" w:eastAsia="Arial" w:hAnsi="Arial" w:cs="Arial"/>
          <w:b/>
          <w:sz w:val="22"/>
          <w:szCs w:val="22"/>
        </w:rPr>
      </w:pPr>
    </w:p>
    <w:p w14:paraId="49D64DCC" w14:textId="26EA4DA9" w:rsidR="007266ED" w:rsidRPr="00393AFF" w:rsidRDefault="00132F53">
      <w:pPr>
        <w:jc w:val="both"/>
        <w:rPr>
          <w:rFonts w:ascii="Arial" w:eastAsia="Arial" w:hAnsi="Arial" w:cs="Arial"/>
          <w:b/>
          <w:sz w:val="22"/>
          <w:szCs w:val="22"/>
        </w:rPr>
      </w:pPr>
      <w:ins w:id="445" w:author="Addie Clark" w:date="2026-02-17T08:59:00Z" w16du:dateUtc="2026-02-17T14:59:00Z">
        <w:r w:rsidRPr="00393AFF">
          <w:rPr>
            <w:rFonts w:ascii="Arial" w:eastAsia="Arial" w:hAnsi="Arial" w:cs="Arial"/>
            <w:b/>
            <w:noProof/>
            <w:sz w:val="22"/>
            <w:szCs w:val="22"/>
          </w:rPr>
          <w:drawing>
            <wp:inline distT="0" distB="0" distL="0" distR="0" wp14:anchorId="62EBB09D" wp14:editId="54B2ACB9">
              <wp:extent cx="5727700" cy="702945"/>
              <wp:effectExtent l="0" t="0" r="0" b="0"/>
              <wp:docPr id="30026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69140" name="Picture 3002691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7700" cy="702945"/>
                      </a:xfrm>
                      <a:prstGeom prst="rect">
                        <a:avLst/>
                      </a:prstGeom>
                    </pic:spPr>
                  </pic:pic>
                </a:graphicData>
              </a:graphic>
            </wp:inline>
          </w:drawing>
        </w:r>
      </w:ins>
      <w:del w:id="446" w:author="Addie Clark" w:date="2026-02-17T08:59:00Z" w16du:dateUtc="2026-02-17T14:59:00Z">
        <w:r w:rsidRPr="00393AFF" w:rsidDel="00132F53">
          <w:rPr>
            <w:rFonts w:ascii="Arial" w:eastAsia="Arial" w:hAnsi="Arial" w:cs="Arial"/>
            <w:b/>
            <w:noProof/>
            <w:sz w:val="22"/>
            <w:szCs w:val="22"/>
          </w:rPr>
          <w:drawing>
            <wp:inline distT="114300" distB="114300" distL="114300" distR="114300" wp14:anchorId="4051961F" wp14:editId="3F4F36F6">
              <wp:extent cx="3186113" cy="673985"/>
              <wp:effectExtent l="0" t="0" r="1905" b="0"/>
              <wp:docPr id="3" name="image2.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10;&#10;Description automatically generated"/>
                      <pic:cNvPicPr preferRelativeResize="0"/>
                    </pic:nvPicPr>
                    <pic:blipFill>
                      <a:blip r:embed="rId12"/>
                      <a:srcRect/>
                      <a:stretch>
                        <a:fillRect/>
                      </a:stretch>
                    </pic:blipFill>
                    <pic:spPr>
                      <a:xfrm>
                        <a:off x="0" y="0"/>
                        <a:ext cx="3186113" cy="673985"/>
                      </a:xfrm>
                      <a:prstGeom prst="rect">
                        <a:avLst/>
                      </a:prstGeom>
                      <a:ln/>
                    </pic:spPr>
                  </pic:pic>
                </a:graphicData>
              </a:graphic>
            </wp:inline>
          </w:drawing>
        </w:r>
      </w:del>
      <w:r w:rsidR="00987C7A" w:rsidRPr="00393AFF">
        <w:rPr>
          <w:rFonts w:ascii="Arial" w:eastAsia="Arial" w:hAnsi="Arial" w:cs="Arial"/>
          <w:b/>
          <w:sz w:val="22"/>
          <w:szCs w:val="22"/>
        </w:rPr>
        <w:t xml:space="preserve">   A</w:t>
      </w:r>
      <w:r w:rsidRPr="00393AFF">
        <w:rPr>
          <w:rFonts w:ascii="Arial" w:eastAsia="Arial" w:hAnsi="Arial" w:cs="Arial"/>
          <w:b/>
          <w:sz w:val="22"/>
          <w:szCs w:val="22"/>
        </w:rPr>
        <w:t>rousal</w:t>
      </w:r>
      <w:ins w:id="447" w:author="Addie Clark" w:date="2026-02-17T09:03:00Z" w16du:dateUtc="2026-02-17T15:03:00Z">
        <w:r w:rsidR="009D494D" w:rsidRPr="00393AFF">
          <w:rPr>
            <w:rFonts w:ascii="Arial" w:eastAsia="Arial" w:hAnsi="Arial" w:cs="Arial"/>
            <w:b/>
            <w:sz w:val="22"/>
            <w:szCs w:val="22"/>
          </w:rPr>
          <w:t>,</w:t>
        </w:r>
        <w:r w:rsidR="009D494D" w:rsidRPr="00393AFF">
          <w:rPr>
            <w:rFonts w:ascii="Arial" w:eastAsia="Arial" w:hAnsi="Arial" w:cs="Arial"/>
            <w:b/>
            <w:sz w:val="18"/>
            <w:szCs w:val="18"/>
          </w:rPr>
          <w:t xml:space="preserve"> image produced by Prete, Laeng, &amp; Tommasi (2022)</w:t>
        </w:r>
      </w:ins>
    </w:p>
    <w:p w14:paraId="3D735C1B" w14:textId="77777777" w:rsidR="007266ED" w:rsidRPr="00393AFF" w:rsidRDefault="007266ED">
      <w:pPr>
        <w:jc w:val="both"/>
        <w:rPr>
          <w:rFonts w:ascii="Arial" w:eastAsia="Arial" w:hAnsi="Arial" w:cs="Arial"/>
          <w:b/>
          <w:sz w:val="22"/>
          <w:szCs w:val="22"/>
        </w:rPr>
      </w:pPr>
    </w:p>
    <w:p w14:paraId="0DA15F37" w14:textId="48DCD931" w:rsidR="007266ED" w:rsidRPr="00393AFF" w:rsidDel="00132F53" w:rsidRDefault="00000000">
      <w:pPr>
        <w:jc w:val="both"/>
        <w:rPr>
          <w:del w:id="448" w:author="Addie Clark" w:date="2026-02-17T08:59:00Z" w16du:dateUtc="2026-02-17T14:59:00Z"/>
          <w:rFonts w:ascii="Arial" w:eastAsia="Arial" w:hAnsi="Arial" w:cs="Arial"/>
          <w:b/>
          <w:sz w:val="22"/>
          <w:szCs w:val="22"/>
        </w:rPr>
      </w:pPr>
      <w:del w:id="449" w:author="Addie Clark" w:date="2026-02-17T08:58:00Z" w16du:dateUtc="2026-02-17T14:58:00Z">
        <w:r w:rsidRPr="00393AFF" w:rsidDel="00132F53">
          <w:rPr>
            <w:rFonts w:ascii="Arial" w:eastAsia="Arial" w:hAnsi="Arial" w:cs="Arial"/>
            <w:b/>
            <w:noProof/>
            <w:sz w:val="22"/>
            <w:szCs w:val="22"/>
          </w:rPr>
          <w:drawing>
            <wp:inline distT="114300" distB="114300" distL="114300" distR="114300" wp14:anchorId="2F2C7EF4" wp14:editId="69D8FCB7">
              <wp:extent cx="3005138" cy="640518"/>
              <wp:effectExtent l="0" t="0" r="0" b="0"/>
              <wp:docPr id="1" name="image3.png" descr="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3.png" descr="Diagram&#10;&#10;Description automatically generated with medium confidence"/>
                      <pic:cNvPicPr preferRelativeResize="0"/>
                    </pic:nvPicPr>
                    <pic:blipFill>
                      <a:blip r:embed="rId13"/>
                      <a:srcRect/>
                      <a:stretch>
                        <a:fillRect/>
                      </a:stretch>
                    </pic:blipFill>
                    <pic:spPr>
                      <a:xfrm>
                        <a:off x="0" y="0"/>
                        <a:ext cx="3005138" cy="640518"/>
                      </a:xfrm>
                      <a:prstGeom prst="rect">
                        <a:avLst/>
                      </a:prstGeom>
                      <a:ln/>
                    </pic:spPr>
                  </pic:pic>
                </a:graphicData>
              </a:graphic>
            </wp:inline>
          </w:drawing>
        </w:r>
      </w:del>
      <w:del w:id="450" w:author="Addie Clark" w:date="2026-02-17T08:59:00Z" w16du:dateUtc="2026-02-17T14:59:00Z">
        <w:r w:rsidRPr="00393AFF" w:rsidDel="00132F53">
          <w:rPr>
            <w:rFonts w:ascii="Arial" w:eastAsia="Arial" w:hAnsi="Arial" w:cs="Arial"/>
            <w:b/>
            <w:sz w:val="22"/>
            <w:szCs w:val="22"/>
          </w:rPr>
          <w:delText>dominance</w:delText>
        </w:r>
      </w:del>
    </w:p>
    <w:p w14:paraId="02CE6793" w14:textId="1A9CF303" w:rsidR="007266ED" w:rsidRPr="00393AFF" w:rsidDel="00132F53" w:rsidRDefault="007266ED">
      <w:pPr>
        <w:jc w:val="both"/>
        <w:rPr>
          <w:del w:id="451" w:author="Addie Clark" w:date="2026-02-17T08:59:00Z" w16du:dateUtc="2026-02-17T14:59:00Z"/>
          <w:rFonts w:ascii="Arial" w:eastAsia="Arial" w:hAnsi="Arial" w:cs="Arial"/>
          <w:b/>
          <w:sz w:val="22"/>
          <w:szCs w:val="22"/>
        </w:rPr>
      </w:pPr>
    </w:p>
    <w:p w14:paraId="4368146B"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The study being conducted today is investigating emotion, and how people respond to different types of words.</w:t>
      </w:r>
    </w:p>
    <w:p w14:paraId="0AE4388D" w14:textId="77777777" w:rsidR="007266ED" w:rsidRPr="00393AFF" w:rsidRDefault="007266ED">
      <w:pPr>
        <w:jc w:val="both"/>
        <w:rPr>
          <w:rFonts w:ascii="Arial" w:eastAsia="Arial" w:hAnsi="Arial" w:cs="Arial"/>
          <w:sz w:val="22"/>
          <w:szCs w:val="22"/>
        </w:rPr>
      </w:pPr>
    </w:p>
    <w:p w14:paraId="705A1E03" w14:textId="48105D6A" w:rsidR="007266ED" w:rsidRPr="00393AFF" w:rsidDel="009D494D" w:rsidRDefault="00000000">
      <w:pPr>
        <w:jc w:val="both"/>
        <w:rPr>
          <w:del w:id="452" w:author="Addie Clark" w:date="2026-02-17T09:06:00Z" w16du:dateUtc="2026-02-17T15:06:00Z"/>
          <w:rFonts w:ascii="Arial" w:eastAsia="Arial" w:hAnsi="Arial" w:cs="Arial"/>
          <w:sz w:val="22"/>
          <w:szCs w:val="22"/>
        </w:rPr>
      </w:pPr>
      <w:r w:rsidRPr="00393AFF">
        <w:rPr>
          <w:rFonts w:ascii="Arial" w:eastAsia="Arial" w:hAnsi="Arial" w:cs="Arial"/>
          <w:sz w:val="22"/>
          <w:szCs w:val="22"/>
        </w:rPr>
        <w:lastRenderedPageBreak/>
        <w:t xml:space="preserve">We call this set of figures SAM, and you will be using these figures to rate how you felt while reading each word. SAM shows </w:t>
      </w:r>
      <w:del w:id="453" w:author="Addie Clark" w:date="2026-02-17T08:58:00Z" w16du:dateUtc="2026-02-17T14:58:00Z">
        <w:r w:rsidRPr="00393AFF" w:rsidDel="00132F53">
          <w:rPr>
            <w:rFonts w:ascii="Arial" w:eastAsia="Arial" w:hAnsi="Arial" w:cs="Arial"/>
            <w:sz w:val="22"/>
            <w:szCs w:val="22"/>
          </w:rPr>
          <w:delText xml:space="preserve">three </w:delText>
        </w:r>
      </w:del>
      <w:r w:rsidRPr="00393AFF">
        <w:rPr>
          <w:rFonts w:ascii="Arial" w:eastAsia="Arial" w:hAnsi="Arial" w:cs="Arial"/>
          <w:sz w:val="22"/>
          <w:szCs w:val="22"/>
        </w:rPr>
        <w:t xml:space="preserve">different kinds of feelings: </w:t>
      </w:r>
      <w:del w:id="454" w:author="Addie Clark" w:date="2026-02-17T09:06:00Z" w16du:dateUtc="2026-02-17T15:06:00Z">
        <w:r w:rsidRPr="00393AFF" w:rsidDel="009D494D">
          <w:rPr>
            <w:rFonts w:ascii="Arial" w:eastAsia="Arial" w:hAnsi="Arial" w:cs="Arial"/>
            <w:sz w:val="22"/>
            <w:szCs w:val="22"/>
          </w:rPr>
          <w:delText>Happy vs. Unhappy</w:delText>
        </w:r>
      </w:del>
      <w:del w:id="455" w:author="Addie Clark" w:date="2026-02-17T08:58:00Z" w16du:dateUtc="2026-02-17T14:58:00Z">
        <w:r w:rsidRPr="00393AFF" w:rsidDel="00132F53">
          <w:rPr>
            <w:rFonts w:ascii="Arial" w:eastAsia="Arial" w:hAnsi="Arial" w:cs="Arial"/>
            <w:sz w:val="22"/>
            <w:szCs w:val="22"/>
          </w:rPr>
          <w:delText>,</w:delText>
        </w:r>
      </w:del>
      <w:del w:id="456" w:author="Addie Clark" w:date="2026-02-17T09:06:00Z" w16du:dateUtc="2026-02-17T15:06:00Z">
        <w:r w:rsidRPr="00393AFF" w:rsidDel="009D494D">
          <w:rPr>
            <w:rFonts w:ascii="Arial" w:eastAsia="Arial" w:hAnsi="Arial" w:cs="Arial"/>
            <w:sz w:val="22"/>
            <w:szCs w:val="22"/>
          </w:rPr>
          <w:delText xml:space="preserve"> </w:delText>
        </w:r>
      </w:del>
      <w:r w:rsidRPr="00393AFF">
        <w:rPr>
          <w:rFonts w:ascii="Arial" w:eastAsia="Arial" w:hAnsi="Arial" w:cs="Arial"/>
          <w:sz w:val="22"/>
          <w:szCs w:val="22"/>
        </w:rPr>
        <w:t>Excited vs. Calm</w:t>
      </w:r>
      <w:del w:id="457" w:author="Addie Clark" w:date="2026-02-17T08:58:00Z" w16du:dateUtc="2026-02-17T14:58:00Z">
        <w:r w:rsidRPr="00393AFF" w:rsidDel="00132F53">
          <w:rPr>
            <w:rFonts w:ascii="Arial" w:eastAsia="Arial" w:hAnsi="Arial" w:cs="Arial"/>
            <w:sz w:val="22"/>
            <w:szCs w:val="22"/>
          </w:rPr>
          <w:delText>, and Controlled vs. In-control</w:delText>
        </w:r>
      </w:del>
      <w:r w:rsidRPr="00393AFF">
        <w:rPr>
          <w:rFonts w:ascii="Arial" w:eastAsia="Arial" w:hAnsi="Arial" w:cs="Arial"/>
          <w:sz w:val="22"/>
          <w:szCs w:val="22"/>
        </w:rPr>
        <w:t>. You will use these scales to make all</w:t>
      </w:r>
      <w:del w:id="458" w:author="Addie Clark" w:date="2026-02-17T09:00:00Z" w16du:dateUtc="2026-02-17T15:00:00Z">
        <w:r w:rsidRPr="00393AFF" w:rsidDel="009D494D">
          <w:rPr>
            <w:rFonts w:ascii="Arial" w:eastAsia="Arial" w:hAnsi="Arial" w:cs="Arial"/>
            <w:sz w:val="22"/>
            <w:szCs w:val="22"/>
          </w:rPr>
          <w:delText xml:space="preserve"> 3</w:delText>
        </w:r>
      </w:del>
      <w:r w:rsidRPr="00393AFF">
        <w:rPr>
          <w:rFonts w:ascii="Arial" w:eastAsia="Arial" w:hAnsi="Arial" w:cs="Arial"/>
          <w:sz w:val="22"/>
          <w:szCs w:val="22"/>
        </w:rPr>
        <w:t xml:space="preserve"> ratings for each word that you read. Please notice that each of the </w:t>
      </w:r>
      <w:del w:id="459" w:author="Addie Clark" w:date="2026-02-17T09:00:00Z" w16du:dateUtc="2026-02-17T15:00:00Z">
        <w:r w:rsidRPr="00393AFF" w:rsidDel="009D494D">
          <w:rPr>
            <w:rFonts w:ascii="Arial" w:eastAsia="Arial" w:hAnsi="Arial" w:cs="Arial"/>
            <w:sz w:val="22"/>
            <w:szCs w:val="22"/>
          </w:rPr>
          <w:delText xml:space="preserve">three </w:delText>
        </w:r>
      </w:del>
      <w:r w:rsidRPr="00393AFF">
        <w:rPr>
          <w:rFonts w:ascii="Arial" w:eastAsia="Arial" w:hAnsi="Arial" w:cs="Arial"/>
          <w:sz w:val="22"/>
          <w:szCs w:val="22"/>
        </w:rPr>
        <w:t xml:space="preserve">feelings are arrayed along a different scale. </w:t>
      </w:r>
      <w:del w:id="460" w:author="Addie Clark" w:date="2026-02-17T09:06:00Z" w16du:dateUtc="2026-02-17T15:06:00Z">
        <w:r w:rsidRPr="00393AFF" w:rsidDel="009D494D">
          <w:rPr>
            <w:rFonts w:ascii="Arial" w:eastAsia="Arial" w:hAnsi="Arial" w:cs="Arial"/>
            <w:sz w:val="22"/>
            <w:szCs w:val="22"/>
          </w:rPr>
          <w:delText xml:space="preserve">The </w:delText>
        </w:r>
      </w:del>
      <w:del w:id="461" w:author="Addie Clark" w:date="2026-02-17T09:01:00Z" w16du:dateUtc="2026-02-17T15:01:00Z">
        <w:r w:rsidRPr="00393AFF" w:rsidDel="009D494D">
          <w:rPr>
            <w:rFonts w:ascii="Arial" w:eastAsia="Arial" w:hAnsi="Arial" w:cs="Arial"/>
            <w:sz w:val="22"/>
            <w:szCs w:val="22"/>
          </w:rPr>
          <w:delText xml:space="preserve">left </w:delText>
        </w:r>
      </w:del>
      <w:del w:id="462" w:author="Addie Clark" w:date="2026-02-17T09:06:00Z" w16du:dateUtc="2026-02-17T15:06:00Z">
        <w:r w:rsidRPr="00393AFF" w:rsidDel="009D494D">
          <w:rPr>
            <w:rFonts w:ascii="Arial" w:eastAsia="Arial" w:hAnsi="Arial" w:cs="Arial"/>
            <w:sz w:val="22"/>
            <w:szCs w:val="22"/>
          </w:rPr>
          <w:delText xml:space="preserve">panel shows the happy-unhappy scale, which ranges from a </w:delText>
        </w:r>
      </w:del>
      <w:del w:id="463" w:author="Addie Clark" w:date="2026-02-17T09:01:00Z" w16du:dateUtc="2026-02-17T15:01:00Z">
        <w:r w:rsidRPr="00393AFF" w:rsidDel="009D494D">
          <w:rPr>
            <w:rFonts w:ascii="Arial" w:eastAsia="Arial" w:hAnsi="Arial" w:cs="Arial"/>
            <w:sz w:val="22"/>
            <w:szCs w:val="22"/>
          </w:rPr>
          <w:delText xml:space="preserve">smile </w:delText>
        </w:r>
      </w:del>
      <w:del w:id="464" w:author="Addie Clark" w:date="2026-02-17T09:06:00Z" w16du:dateUtc="2026-02-17T15:06:00Z">
        <w:r w:rsidRPr="00393AFF" w:rsidDel="009D494D">
          <w:rPr>
            <w:rFonts w:ascii="Arial" w:eastAsia="Arial" w:hAnsi="Arial" w:cs="Arial"/>
            <w:sz w:val="22"/>
            <w:szCs w:val="22"/>
          </w:rPr>
          <w:delText xml:space="preserve">to a </w:delText>
        </w:r>
      </w:del>
      <w:del w:id="465" w:author="Addie Clark" w:date="2026-02-17T09:01:00Z" w16du:dateUtc="2026-02-17T15:01:00Z">
        <w:r w:rsidRPr="00393AFF" w:rsidDel="009D494D">
          <w:rPr>
            <w:rFonts w:ascii="Arial" w:eastAsia="Arial" w:hAnsi="Arial" w:cs="Arial"/>
            <w:sz w:val="22"/>
            <w:szCs w:val="22"/>
          </w:rPr>
          <w:delText>frown</w:delText>
        </w:r>
      </w:del>
      <w:del w:id="466" w:author="Addie Clark" w:date="2026-02-17T09:06:00Z" w16du:dateUtc="2026-02-17T15:06:00Z">
        <w:r w:rsidRPr="00393AFF" w:rsidDel="009D494D">
          <w:rPr>
            <w:rFonts w:ascii="Arial" w:eastAsia="Arial" w:hAnsi="Arial" w:cs="Arial"/>
            <w:sz w:val="22"/>
            <w:szCs w:val="22"/>
          </w:rPr>
          <w:delText xml:space="preserve">. At one extreme of this scale, you are happy, pleased, satisfied, contented, hopeful. When you feel completely happy you should indicate this by selecting the </w:delText>
        </w:r>
      </w:del>
      <w:del w:id="467" w:author="Addie Clark" w:date="2026-02-17T09:01:00Z" w16du:dateUtc="2026-02-17T15:01:00Z">
        <w:r w:rsidRPr="00393AFF" w:rsidDel="009D494D">
          <w:rPr>
            <w:rFonts w:ascii="Arial" w:eastAsia="Arial" w:hAnsi="Arial" w:cs="Arial"/>
            <w:sz w:val="22"/>
            <w:szCs w:val="22"/>
          </w:rPr>
          <w:delText>1</w:delText>
        </w:r>
      </w:del>
      <w:del w:id="468" w:author="Addie Clark" w:date="2026-02-17T09:06:00Z" w16du:dateUtc="2026-02-17T15:06:00Z">
        <w:r w:rsidRPr="00393AFF" w:rsidDel="009D494D">
          <w:rPr>
            <w:rFonts w:ascii="Arial" w:eastAsia="Arial" w:hAnsi="Arial" w:cs="Arial"/>
            <w:sz w:val="22"/>
            <w:szCs w:val="22"/>
          </w:rPr>
          <w:delText xml:space="preserve"> on the </w:delText>
        </w:r>
      </w:del>
      <w:del w:id="469" w:author="Addie Clark" w:date="2026-02-17T09:01:00Z" w16du:dateUtc="2026-02-17T15:01:00Z">
        <w:r w:rsidRPr="00393AFF" w:rsidDel="009D494D">
          <w:rPr>
            <w:rFonts w:ascii="Arial" w:eastAsia="Arial" w:hAnsi="Arial" w:cs="Arial"/>
            <w:sz w:val="22"/>
            <w:szCs w:val="22"/>
          </w:rPr>
          <w:delText>left</w:delText>
        </w:r>
      </w:del>
      <w:del w:id="470" w:author="Addie Clark" w:date="2026-02-17T09:06:00Z" w16du:dateUtc="2026-02-17T15:06:00Z">
        <w:r w:rsidRPr="00393AFF" w:rsidDel="009D494D">
          <w:rPr>
            <w:rFonts w:ascii="Arial" w:eastAsia="Arial" w:hAnsi="Arial" w:cs="Arial"/>
            <w:sz w:val="22"/>
            <w:szCs w:val="22"/>
          </w:rPr>
          <w:delText xml:space="preserve">. The other end of the scale is when you feel completely unhappy, annoyed, unsatisfied, melancholic, despaired, or bored. You can indicate feeling completely unhappy by selecting the </w:delText>
        </w:r>
      </w:del>
      <w:del w:id="471" w:author="Addie Clark" w:date="2026-02-17T09:01:00Z" w16du:dateUtc="2026-02-17T15:01:00Z">
        <w:r w:rsidRPr="00393AFF" w:rsidDel="009D494D">
          <w:rPr>
            <w:rFonts w:ascii="Arial" w:eastAsia="Arial" w:hAnsi="Arial" w:cs="Arial"/>
            <w:sz w:val="22"/>
            <w:szCs w:val="22"/>
          </w:rPr>
          <w:delText>9</w:delText>
        </w:r>
      </w:del>
      <w:del w:id="472" w:author="Addie Clark" w:date="2026-02-17T09:06:00Z" w16du:dateUtc="2026-02-17T15:06:00Z">
        <w:r w:rsidRPr="00393AFF" w:rsidDel="009D494D">
          <w:rPr>
            <w:rFonts w:ascii="Arial" w:eastAsia="Arial" w:hAnsi="Arial" w:cs="Arial"/>
            <w:sz w:val="22"/>
            <w:szCs w:val="22"/>
          </w:rPr>
          <w:delText xml:space="preserve"> on the </w:delText>
        </w:r>
      </w:del>
      <w:del w:id="473" w:author="Addie Clark" w:date="2026-02-17T09:01:00Z" w16du:dateUtc="2026-02-17T15:01:00Z">
        <w:r w:rsidRPr="00393AFF" w:rsidDel="009D494D">
          <w:rPr>
            <w:rFonts w:ascii="Arial" w:eastAsia="Arial" w:hAnsi="Arial" w:cs="Arial"/>
            <w:sz w:val="22"/>
            <w:szCs w:val="22"/>
          </w:rPr>
          <w:delText>right</w:delText>
        </w:r>
      </w:del>
      <w:del w:id="474" w:author="Addie Clark" w:date="2026-02-17T09:06:00Z" w16du:dateUtc="2026-02-17T15:06:00Z">
        <w:r w:rsidRPr="00393AFF" w:rsidDel="009D494D">
          <w:rPr>
            <w:rFonts w:ascii="Arial" w:eastAsia="Arial" w:hAnsi="Arial" w:cs="Arial"/>
            <w:sz w:val="22"/>
            <w:szCs w:val="22"/>
          </w:rPr>
          <w:delText xml:space="preserve">. The figures also allow you to describe intermediate feelings of pleasure, by selecting any values in the middle. If you feel completely neutral, neither happy nor sad, select the 4 in the middle. </w:delText>
        </w:r>
      </w:del>
    </w:p>
    <w:p w14:paraId="4C3E3A0C" w14:textId="77777777" w:rsidR="007266ED" w:rsidRPr="00393AFF" w:rsidRDefault="007266ED">
      <w:pPr>
        <w:jc w:val="both"/>
        <w:rPr>
          <w:ins w:id="475" w:author="Addie Clark" w:date="2026-02-17T09:06:00Z" w16du:dateUtc="2026-02-17T15:06:00Z"/>
          <w:rFonts w:ascii="Arial" w:eastAsia="Arial" w:hAnsi="Arial" w:cs="Arial"/>
          <w:sz w:val="22"/>
          <w:szCs w:val="22"/>
        </w:rPr>
      </w:pPr>
    </w:p>
    <w:p w14:paraId="0E8264BD" w14:textId="77777777" w:rsidR="009D494D" w:rsidRPr="00393AFF" w:rsidRDefault="009D494D">
      <w:pPr>
        <w:jc w:val="both"/>
        <w:rPr>
          <w:rFonts w:ascii="Arial" w:eastAsia="Arial" w:hAnsi="Arial" w:cs="Arial"/>
          <w:sz w:val="22"/>
          <w:szCs w:val="22"/>
        </w:rPr>
      </w:pPr>
    </w:p>
    <w:p w14:paraId="0A45B9DA" w14:textId="7E931BEC"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The excited or calm scale is the second type of feeling displayed here. At one extreme of this scale you are stimulated, excited, frenzied, jittery, wide-awake, or aroused.  When you feel completely aroused, select the </w:t>
      </w:r>
      <w:del w:id="476" w:author="Addie Clark" w:date="2026-02-17T09:03:00Z" w16du:dateUtc="2026-02-17T15:03:00Z">
        <w:r w:rsidRPr="00393AFF" w:rsidDel="009D494D">
          <w:rPr>
            <w:rFonts w:ascii="Arial" w:eastAsia="Arial" w:hAnsi="Arial" w:cs="Arial"/>
            <w:sz w:val="22"/>
            <w:szCs w:val="22"/>
          </w:rPr>
          <w:delText>1</w:delText>
        </w:r>
      </w:del>
      <w:ins w:id="477" w:author="Addie Clark" w:date="2026-02-17T09:03:00Z" w16du:dateUtc="2026-02-17T15:03:00Z">
        <w:r w:rsidR="009D494D" w:rsidRPr="00393AFF">
          <w:rPr>
            <w:rFonts w:ascii="Arial" w:eastAsia="Arial" w:hAnsi="Arial" w:cs="Arial"/>
            <w:sz w:val="22"/>
            <w:szCs w:val="22"/>
          </w:rPr>
          <w:t>9</w:t>
        </w:r>
      </w:ins>
      <w:r w:rsidRPr="00393AFF">
        <w:rPr>
          <w:rFonts w:ascii="Arial" w:eastAsia="Arial" w:hAnsi="Arial" w:cs="Arial"/>
          <w:sz w:val="22"/>
          <w:szCs w:val="22"/>
        </w:rPr>
        <w:t xml:space="preserve"> on the </w:t>
      </w:r>
      <w:del w:id="478" w:author="Addie Clark" w:date="2026-02-17T09:03:00Z" w16du:dateUtc="2026-02-17T15:03:00Z">
        <w:r w:rsidRPr="00393AFF" w:rsidDel="009D494D">
          <w:rPr>
            <w:rFonts w:ascii="Arial" w:eastAsia="Arial" w:hAnsi="Arial" w:cs="Arial"/>
            <w:sz w:val="22"/>
            <w:szCs w:val="22"/>
          </w:rPr>
          <w:delText>left</w:delText>
        </w:r>
      </w:del>
      <w:ins w:id="479" w:author="Addie Clark" w:date="2026-02-17T09:03:00Z" w16du:dateUtc="2026-02-17T15:03:00Z">
        <w:r w:rsidR="009D494D" w:rsidRPr="00393AFF">
          <w:rPr>
            <w:rFonts w:ascii="Arial" w:eastAsia="Arial" w:hAnsi="Arial" w:cs="Arial"/>
            <w:sz w:val="22"/>
            <w:szCs w:val="22"/>
          </w:rPr>
          <w:t>right</w:t>
        </w:r>
      </w:ins>
      <w:r w:rsidRPr="00393AFF">
        <w:rPr>
          <w:rFonts w:ascii="Arial" w:eastAsia="Arial" w:hAnsi="Arial" w:cs="Arial"/>
          <w:sz w:val="22"/>
          <w:szCs w:val="22"/>
        </w:rPr>
        <w:t xml:space="preserve">. Now look at the other end of the excited-calm scale, which is the completely opposite feeling. Here you would feel completely relaxed, calm, sluggish, dull, sleepy, or unaroused. Indicate feeling calm by selecting the </w:t>
      </w:r>
      <w:del w:id="480" w:author="Addie Clark" w:date="2026-02-17T09:03:00Z" w16du:dateUtc="2026-02-17T15:03:00Z">
        <w:r w:rsidRPr="00393AFF" w:rsidDel="009D494D">
          <w:rPr>
            <w:rFonts w:ascii="Arial" w:eastAsia="Arial" w:hAnsi="Arial" w:cs="Arial"/>
            <w:sz w:val="22"/>
            <w:szCs w:val="22"/>
          </w:rPr>
          <w:delText>9</w:delText>
        </w:r>
      </w:del>
      <w:ins w:id="481" w:author="Addie Clark" w:date="2026-02-17T09:03:00Z" w16du:dateUtc="2026-02-17T15:03:00Z">
        <w:r w:rsidR="009D494D" w:rsidRPr="00393AFF">
          <w:rPr>
            <w:rFonts w:ascii="Arial" w:eastAsia="Arial" w:hAnsi="Arial" w:cs="Arial"/>
            <w:sz w:val="22"/>
            <w:szCs w:val="22"/>
          </w:rPr>
          <w:t>1</w:t>
        </w:r>
      </w:ins>
      <w:r w:rsidRPr="00393AFF">
        <w:rPr>
          <w:rFonts w:ascii="Arial" w:eastAsia="Arial" w:hAnsi="Arial" w:cs="Arial"/>
          <w:sz w:val="22"/>
          <w:szCs w:val="22"/>
        </w:rPr>
        <w:t xml:space="preserve"> on the </w:t>
      </w:r>
      <w:del w:id="482" w:author="Addie Clark" w:date="2026-02-17T09:03:00Z" w16du:dateUtc="2026-02-17T15:03:00Z">
        <w:r w:rsidRPr="00393AFF" w:rsidDel="009D494D">
          <w:rPr>
            <w:rFonts w:ascii="Arial" w:eastAsia="Arial" w:hAnsi="Arial" w:cs="Arial"/>
            <w:sz w:val="22"/>
            <w:szCs w:val="22"/>
          </w:rPr>
          <w:delText>right</w:delText>
        </w:r>
      </w:del>
      <w:ins w:id="483" w:author="Addie Clark" w:date="2026-02-17T09:03:00Z" w16du:dateUtc="2026-02-17T15:03:00Z">
        <w:r w:rsidR="009D494D" w:rsidRPr="00393AFF">
          <w:rPr>
            <w:rFonts w:ascii="Arial" w:eastAsia="Arial" w:hAnsi="Arial" w:cs="Arial"/>
            <w:sz w:val="22"/>
            <w:szCs w:val="22"/>
          </w:rPr>
          <w:t>left</w:t>
        </w:r>
      </w:ins>
      <w:ins w:id="484" w:author="Addie Clark" w:date="2026-02-17T09:07:00Z" w16du:dateUtc="2026-02-17T15:07:00Z">
        <w:r w:rsidR="009D494D" w:rsidRPr="00393AFF">
          <w:rPr>
            <w:rFonts w:ascii="Arial" w:eastAsia="Arial" w:hAnsi="Arial" w:cs="Arial"/>
            <w:sz w:val="22"/>
            <w:szCs w:val="22"/>
          </w:rPr>
          <w:t>. The figures also allow you to describe intermediate feelings</w:t>
        </w:r>
      </w:ins>
      <w:del w:id="485" w:author="Addie Clark" w:date="2026-02-17T09:07:00Z" w16du:dateUtc="2026-02-17T15:07:00Z">
        <w:r w:rsidRPr="00393AFF" w:rsidDel="009D494D">
          <w:rPr>
            <w:rFonts w:ascii="Arial" w:eastAsia="Arial" w:hAnsi="Arial" w:cs="Arial"/>
            <w:sz w:val="22"/>
            <w:szCs w:val="22"/>
          </w:rPr>
          <w:delText xml:space="preserve">. As with the happy-unhappy scale, you can represent intermediate levels </w:delText>
        </w:r>
      </w:del>
      <w:ins w:id="486" w:author="Addie Clark" w:date="2026-02-17T09:07:00Z" w16du:dateUtc="2026-02-17T15:07:00Z">
        <w:r w:rsidR="009D494D" w:rsidRPr="00393AFF">
          <w:rPr>
            <w:rFonts w:ascii="Arial" w:eastAsia="Arial" w:hAnsi="Arial" w:cs="Arial"/>
            <w:sz w:val="22"/>
            <w:szCs w:val="22"/>
          </w:rPr>
          <w:t xml:space="preserve"> </w:t>
        </w:r>
      </w:ins>
      <w:r w:rsidRPr="00393AFF">
        <w:rPr>
          <w:rFonts w:ascii="Arial" w:eastAsia="Arial" w:hAnsi="Arial" w:cs="Arial"/>
          <w:sz w:val="22"/>
          <w:szCs w:val="22"/>
        </w:rPr>
        <w:t xml:space="preserve">of excitedness or calmness by selecting any other number. If you are not excited nor at all calm, select the 4 in the middle. </w:t>
      </w:r>
    </w:p>
    <w:p w14:paraId="2FF78B5B" w14:textId="77777777" w:rsidR="007266ED" w:rsidRPr="00393AFF" w:rsidRDefault="007266ED">
      <w:pPr>
        <w:jc w:val="both"/>
        <w:rPr>
          <w:rFonts w:ascii="Arial" w:eastAsia="Arial" w:hAnsi="Arial" w:cs="Arial"/>
          <w:sz w:val="22"/>
          <w:szCs w:val="22"/>
        </w:rPr>
      </w:pPr>
    </w:p>
    <w:p w14:paraId="46A9ED83" w14:textId="1D29A7CF" w:rsidR="007266ED" w:rsidRPr="00393AFF" w:rsidDel="009D494D" w:rsidRDefault="00000000">
      <w:pPr>
        <w:jc w:val="both"/>
        <w:rPr>
          <w:del w:id="487" w:author="Addie Clark" w:date="2026-02-17T09:03:00Z" w16du:dateUtc="2026-02-17T15:03:00Z"/>
          <w:rFonts w:ascii="Arial" w:eastAsia="Arial" w:hAnsi="Arial" w:cs="Arial"/>
          <w:sz w:val="22"/>
          <w:szCs w:val="22"/>
        </w:rPr>
      </w:pPr>
      <w:del w:id="488" w:author="Addie Clark" w:date="2026-02-17T09:03:00Z" w16du:dateUtc="2026-02-17T15:03:00Z">
        <w:r w:rsidRPr="00393AFF" w:rsidDel="009D494D">
          <w:rPr>
            <w:rFonts w:ascii="Arial" w:eastAsia="Arial" w:hAnsi="Arial" w:cs="Arial"/>
            <w:sz w:val="22"/>
            <w:szCs w:val="22"/>
          </w:rPr>
          <w:delText xml:space="preserve">The last scale of feeling which you will rate is whether you felt controlled or in control. At one end of the scale you have feelings characterized as completely controlled, influenced, cared-for, awed, submissive, or  guided. Please indicate feeling controlled by selecting the 1 on the left. At the opposite end of this scale, you would select the 9 if you feel completely in control, influential, important, dominant, autonomous, or controlling. You can indicate feeling dominant selecting the 9 on the right. Note that when the figure is large, you feel in control, and that it will be very small when you feel controlled. If you feel neither in control nor controlled you should select the 4. </w:delText>
        </w:r>
      </w:del>
    </w:p>
    <w:p w14:paraId="00099110" w14:textId="497BE45E" w:rsidR="007266ED" w:rsidRPr="00393AFF" w:rsidDel="009D494D" w:rsidRDefault="007266ED">
      <w:pPr>
        <w:jc w:val="both"/>
        <w:rPr>
          <w:del w:id="489" w:author="Addie Clark" w:date="2026-02-17T09:03:00Z" w16du:dateUtc="2026-02-17T15:03:00Z"/>
          <w:rFonts w:ascii="Arial" w:eastAsia="Arial" w:hAnsi="Arial" w:cs="Arial"/>
          <w:sz w:val="22"/>
          <w:szCs w:val="22"/>
        </w:rPr>
      </w:pPr>
    </w:p>
    <w:p w14:paraId="0A0EB775"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Please work at a rapid place and don’t spend too much time thinking about each word. Rather, make your ratings based on your first and immediate reaction as you read each word.</w:t>
      </w:r>
    </w:p>
    <w:p w14:paraId="71A0B029" w14:textId="77777777" w:rsidR="007266ED" w:rsidRPr="00393AFF" w:rsidRDefault="007266ED">
      <w:pPr>
        <w:jc w:val="both"/>
        <w:rPr>
          <w:rFonts w:ascii="Arial" w:eastAsia="Arial" w:hAnsi="Arial" w:cs="Arial"/>
          <w:b/>
          <w:sz w:val="22"/>
          <w:szCs w:val="22"/>
        </w:rPr>
      </w:pPr>
    </w:p>
    <w:p w14:paraId="3C930648" w14:textId="77777777" w:rsidR="007266ED" w:rsidRPr="00393AFF" w:rsidRDefault="00000000" w:rsidP="006D7CB6">
      <w:pPr>
        <w:pStyle w:val="Heading3"/>
        <w:rPr>
          <w:rFonts w:ascii="Arial" w:hAnsi="Arial" w:cs="Arial"/>
          <w:rPrChange w:id="490" w:author="Erin M. Buchanan" w:date="2026-03-13T10:05:00Z" w16du:dateUtc="2026-03-13T15:05:00Z">
            <w:rPr/>
          </w:rPrChange>
        </w:rPr>
      </w:pPr>
      <w:bookmarkStart w:id="491" w:name="_Toc224292203"/>
      <w:r w:rsidRPr="00393AFF">
        <w:rPr>
          <w:rFonts w:ascii="Arial" w:hAnsi="Arial" w:cs="Arial"/>
          <w:rPrChange w:id="492" w:author="Erin M. Buchanan" w:date="2026-03-13T10:05:00Z" w16du:dateUtc="2026-03-13T15:05:00Z">
            <w:rPr/>
          </w:rPrChange>
        </w:rPr>
        <w:t>Familiarity task: (Gilhooly &amp; Logie, 1980)</w:t>
      </w:r>
      <w:bookmarkEnd w:id="491"/>
    </w:p>
    <w:p w14:paraId="6F64C34F" w14:textId="77777777" w:rsidR="007266ED" w:rsidRPr="00393AFF" w:rsidRDefault="007266ED">
      <w:pPr>
        <w:jc w:val="both"/>
        <w:rPr>
          <w:rFonts w:ascii="Arial" w:eastAsia="Arial" w:hAnsi="Arial" w:cs="Arial"/>
          <w:b/>
          <w:sz w:val="22"/>
          <w:szCs w:val="22"/>
        </w:rPr>
      </w:pPr>
    </w:p>
    <w:p w14:paraId="07A58EA9" w14:textId="45FE1A8E"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This is an experiment to find out how often you have come in contact with certain words. You will be given a list of words and you are to rate each one as to the number of times that you experienced it by simply writing down a number according to a 1 to </w:t>
      </w:r>
      <w:del w:id="493" w:author="Addie Clark" w:date="2026-02-18T09:13:00Z" w16du:dateUtc="2026-02-18T15:13:00Z">
        <w:r w:rsidRPr="00393AFF" w:rsidDel="00EC035E">
          <w:rPr>
            <w:rFonts w:ascii="Arial" w:eastAsia="Arial" w:hAnsi="Arial" w:cs="Arial"/>
            <w:sz w:val="22"/>
            <w:szCs w:val="22"/>
          </w:rPr>
          <w:delText>7</w:delText>
        </w:r>
      </w:del>
      <w:ins w:id="494" w:author="Addie Clark" w:date="2026-02-18T09:13:00Z" w16du:dateUtc="2026-02-18T15:13:00Z">
        <w:r w:rsidR="00EC035E" w:rsidRPr="00393AFF">
          <w:rPr>
            <w:rFonts w:ascii="Arial" w:eastAsia="Arial" w:hAnsi="Arial" w:cs="Arial"/>
            <w:sz w:val="22"/>
            <w:szCs w:val="22"/>
          </w:rPr>
          <w:t>9</w:t>
        </w:r>
      </w:ins>
      <w:r w:rsidRPr="00393AFF">
        <w:rPr>
          <w:rFonts w:ascii="Arial" w:eastAsia="Arial" w:hAnsi="Arial" w:cs="Arial"/>
          <w:sz w:val="22"/>
          <w:szCs w:val="22"/>
        </w:rPr>
        <w:t xml:space="preserve"> scale. In this scale, 1 represents “NEVER,” that is, you have never seen or heard or used the word in your life; the number 2 represents “RARELY,” that is you have seen or heard or used the word at least once before, but only rarely; and so on until </w:t>
      </w:r>
      <w:del w:id="495" w:author="Addie Clark" w:date="2026-02-18T09:13:00Z" w16du:dateUtc="2026-02-18T15:13:00Z">
        <w:r w:rsidRPr="00393AFF" w:rsidDel="00EC035E">
          <w:rPr>
            <w:rFonts w:ascii="Arial" w:eastAsia="Arial" w:hAnsi="Arial" w:cs="Arial"/>
            <w:sz w:val="22"/>
            <w:szCs w:val="22"/>
          </w:rPr>
          <w:delText>7</w:delText>
        </w:r>
      </w:del>
      <w:ins w:id="496" w:author="Addie Clark" w:date="2026-02-18T09:13:00Z" w16du:dateUtc="2026-02-18T15:13:00Z">
        <w:r w:rsidR="00EC035E" w:rsidRPr="00393AFF">
          <w:rPr>
            <w:rFonts w:ascii="Arial" w:eastAsia="Arial" w:hAnsi="Arial" w:cs="Arial"/>
            <w:sz w:val="22"/>
            <w:szCs w:val="22"/>
          </w:rPr>
          <w:t>9</w:t>
        </w:r>
      </w:ins>
      <w:r w:rsidRPr="00393AFF">
        <w:rPr>
          <w:rFonts w:ascii="Arial" w:eastAsia="Arial" w:hAnsi="Arial" w:cs="Arial"/>
          <w:sz w:val="22"/>
          <w:szCs w:val="22"/>
        </w:rPr>
        <w:t>, which represents “VERY OFTEN,” that is, you have seen or heard or used the word nearly every day of your life.</w:t>
      </w:r>
    </w:p>
    <w:p w14:paraId="755E9E84" w14:textId="77777777" w:rsidR="007266ED" w:rsidRPr="00393AFF" w:rsidRDefault="007266ED">
      <w:pPr>
        <w:jc w:val="both"/>
        <w:rPr>
          <w:rFonts w:ascii="Arial" w:eastAsia="Arial" w:hAnsi="Arial" w:cs="Arial"/>
          <w:sz w:val="22"/>
          <w:szCs w:val="22"/>
        </w:rPr>
      </w:pPr>
    </w:p>
    <w:p w14:paraId="49F425D7"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Do not be bothered if you are unable to give a definition of some of the words. Simply rate each one as to the number of times you have come in contact with it regardless of its meaning. There may be some words which you have used or heard more often than you have seen them. Or there may be other words which you have seen more often than you have used or heard them. In such cases, always give the word in the highest rating of the three. For example, you probably use or hear the word “cheers” often, but you may never have seen it in print. In this case, you would rate “cheers” as “OFTEN” and write down the number 6.</w:t>
      </w:r>
    </w:p>
    <w:p w14:paraId="365C748F" w14:textId="77777777" w:rsidR="007266ED" w:rsidRPr="00393AFF" w:rsidRDefault="007266ED">
      <w:pPr>
        <w:jc w:val="both"/>
        <w:rPr>
          <w:rFonts w:ascii="Arial" w:eastAsia="Arial" w:hAnsi="Arial" w:cs="Arial"/>
          <w:sz w:val="22"/>
          <w:szCs w:val="22"/>
        </w:rPr>
      </w:pPr>
    </w:p>
    <w:p w14:paraId="187437D3" w14:textId="1BE7473C" w:rsidR="007266ED" w:rsidRPr="00393AFF" w:rsidRDefault="00000000">
      <w:pPr>
        <w:jc w:val="both"/>
        <w:rPr>
          <w:ins w:id="497" w:author="Addie Clark" w:date="2026-02-17T13:47:00Z" w16du:dateUtc="2026-02-17T19:47:00Z"/>
          <w:rFonts w:ascii="Arial" w:eastAsia="Arial" w:hAnsi="Arial" w:cs="Arial"/>
          <w:sz w:val="22"/>
          <w:szCs w:val="22"/>
        </w:rPr>
      </w:pPr>
      <w:r w:rsidRPr="00393AFF">
        <w:rPr>
          <w:rFonts w:ascii="Arial" w:eastAsia="Arial" w:hAnsi="Arial" w:cs="Arial"/>
          <w:sz w:val="22"/>
          <w:szCs w:val="22"/>
        </w:rPr>
        <w:t xml:space="preserve">Go to the list of words and begin rating them at your own speed. This is not a “speed” experiment, each participant will be given plenty of time to finish. On the other hand, do not spend too much time on each word. The important thing is for you to be as accurate as possible. Be as honest in your ratings as you can. Many of the words in this experiment are very rare, so you are not expected to have come in contact with all of them. Just make the best estimates you are capable of. </w:t>
      </w:r>
    </w:p>
    <w:p w14:paraId="7C1081AF" w14:textId="77777777" w:rsidR="00265C53" w:rsidRPr="00393AFF" w:rsidRDefault="00265C53">
      <w:pPr>
        <w:jc w:val="both"/>
        <w:rPr>
          <w:ins w:id="498" w:author="Addie Clark" w:date="2026-02-17T13:47:00Z" w16du:dateUtc="2026-02-17T19:47:00Z"/>
          <w:rFonts w:ascii="Arial" w:eastAsia="Arial" w:hAnsi="Arial" w:cs="Arial"/>
          <w:sz w:val="22"/>
          <w:szCs w:val="22"/>
        </w:rPr>
      </w:pPr>
    </w:p>
    <w:p w14:paraId="6B1DAFF3" w14:textId="77777777" w:rsidR="00265C53" w:rsidRPr="00393AFF" w:rsidRDefault="00265C53">
      <w:pPr>
        <w:jc w:val="both"/>
        <w:rPr>
          <w:rFonts w:ascii="Arial" w:eastAsia="Arial" w:hAnsi="Arial" w:cs="Arial"/>
          <w:sz w:val="22"/>
          <w:szCs w:val="22"/>
        </w:rPr>
      </w:pPr>
    </w:p>
    <w:p w14:paraId="72D8F2C4" w14:textId="36973A8F" w:rsidR="00265C53" w:rsidRPr="00393AFF" w:rsidRDefault="00265C53" w:rsidP="00265C53">
      <w:pPr>
        <w:pStyle w:val="Heading3"/>
        <w:rPr>
          <w:ins w:id="499" w:author="Addie Clark" w:date="2026-02-17T13:47:00Z" w16du:dateUtc="2026-02-17T19:47:00Z"/>
          <w:rFonts w:ascii="Arial" w:hAnsi="Arial" w:cs="Arial"/>
          <w:rPrChange w:id="500" w:author="Erin M. Buchanan" w:date="2026-03-13T10:05:00Z" w16du:dateUtc="2026-03-13T15:05:00Z">
            <w:rPr>
              <w:ins w:id="501" w:author="Addie Clark" w:date="2026-02-17T13:47:00Z" w16du:dateUtc="2026-02-17T19:47:00Z"/>
            </w:rPr>
          </w:rPrChange>
        </w:rPr>
      </w:pPr>
      <w:bookmarkStart w:id="502" w:name="_Toc224292204"/>
      <w:ins w:id="503" w:author="Addie Clark" w:date="2026-02-17T13:47:00Z" w16du:dateUtc="2026-02-17T19:47:00Z">
        <w:r w:rsidRPr="00393AFF">
          <w:rPr>
            <w:rFonts w:ascii="Arial" w:hAnsi="Arial" w:cs="Arial"/>
            <w:rPrChange w:id="504" w:author="Erin M. Buchanan" w:date="2026-03-13T10:05:00Z" w16du:dateUtc="2026-03-13T15:05:00Z">
              <w:rPr/>
            </w:rPrChange>
          </w:rPr>
          <w:t>Imageability task: (</w:t>
        </w:r>
      </w:ins>
      <w:ins w:id="505" w:author="Addie Clark" w:date="2026-02-18T08:05:00Z" w16du:dateUtc="2026-02-18T14:05:00Z">
        <w:r w:rsidR="008A2652" w:rsidRPr="00393AFF">
          <w:rPr>
            <w:rFonts w:ascii="Arial" w:hAnsi="Arial" w:cs="Arial"/>
            <w:rPrChange w:id="506" w:author="Erin M. Buchanan" w:date="2026-03-13T10:05:00Z" w16du:dateUtc="2026-03-13T15:05:00Z">
              <w:rPr/>
            </w:rPrChange>
          </w:rPr>
          <w:t>Cortese &amp; Fugett, 2004</w:t>
        </w:r>
      </w:ins>
      <w:ins w:id="507" w:author="Addie Clark" w:date="2026-02-17T13:47:00Z" w16du:dateUtc="2026-02-17T19:47:00Z">
        <w:r w:rsidRPr="00393AFF">
          <w:rPr>
            <w:rFonts w:ascii="Arial" w:hAnsi="Arial" w:cs="Arial"/>
            <w:rPrChange w:id="508" w:author="Erin M. Buchanan" w:date="2026-03-13T10:05:00Z" w16du:dateUtc="2026-03-13T15:05:00Z">
              <w:rPr/>
            </w:rPrChange>
          </w:rPr>
          <w:t>)</w:t>
        </w:r>
        <w:bookmarkEnd w:id="502"/>
      </w:ins>
    </w:p>
    <w:p w14:paraId="07E633CB" w14:textId="77777777" w:rsidR="00265C53" w:rsidRPr="00393AFF" w:rsidRDefault="00265C53" w:rsidP="00265C53">
      <w:pPr>
        <w:jc w:val="both"/>
        <w:rPr>
          <w:ins w:id="509" w:author="Addie Clark" w:date="2026-02-17T13:47:00Z" w16du:dateUtc="2026-02-17T19:47:00Z"/>
          <w:rFonts w:ascii="Arial" w:eastAsia="Arial" w:hAnsi="Arial" w:cs="Arial"/>
          <w:b/>
          <w:sz w:val="22"/>
          <w:szCs w:val="22"/>
        </w:rPr>
      </w:pPr>
    </w:p>
    <w:p w14:paraId="5A28DDCF" w14:textId="1B265816" w:rsidR="0067666F" w:rsidRPr="00393AFF" w:rsidRDefault="0067666F" w:rsidP="008A2652">
      <w:pPr>
        <w:jc w:val="both"/>
        <w:rPr>
          <w:ins w:id="510" w:author="Addie Clark" w:date="2026-02-18T08:26:00Z" w16du:dateUtc="2026-02-18T14:26:00Z"/>
          <w:rFonts w:ascii="Arial" w:eastAsia="Arial" w:hAnsi="Arial" w:cs="Arial"/>
          <w:sz w:val="22"/>
          <w:szCs w:val="22"/>
        </w:rPr>
      </w:pPr>
      <w:ins w:id="511" w:author="Addie Clark" w:date="2026-02-18T08:29:00Z" w16du:dateUtc="2026-02-18T14:29:00Z">
        <w:r w:rsidRPr="00393AFF">
          <w:rPr>
            <w:rFonts w:ascii="Arial" w:eastAsia="Arial" w:hAnsi="Arial" w:cs="Arial"/>
            <w:sz w:val="22"/>
            <w:szCs w:val="22"/>
          </w:rPr>
          <w:t xml:space="preserve">This is an experiment to find out </w:t>
        </w:r>
      </w:ins>
      <w:ins w:id="512" w:author="Addie Clark" w:date="2026-02-18T08:30:00Z" w16du:dateUtc="2026-02-18T14:30:00Z">
        <w:r w:rsidRPr="00393AFF">
          <w:rPr>
            <w:rFonts w:ascii="Arial" w:eastAsia="Arial" w:hAnsi="Arial" w:cs="Arial"/>
            <w:sz w:val="22"/>
            <w:szCs w:val="22"/>
          </w:rPr>
          <w:t>how easy or difficult it is to imagine a mental picture of the word presented to you</w:t>
        </w:r>
      </w:ins>
      <w:ins w:id="513" w:author="Addie Clark" w:date="2026-02-18T08:29:00Z" w16du:dateUtc="2026-02-18T14:29:00Z">
        <w:r w:rsidRPr="00393AFF">
          <w:rPr>
            <w:rFonts w:ascii="Arial" w:eastAsia="Arial" w:hAnsi="Arial" w:cs="Arial"/>
            <w:sz w:val="22"/>
            <w:szCs w:val="22"/>
          </w:rPr>
          <w:t xml:space="preserve">. You will be given a list of words and you are to rate each one </w:t>
        </w:r>
      </w:ins>
      <w:ins w:id="514" w:author="Addie Clark" w:date="2026-02-18T08:42:00Z" w16du:dateUtc="2026-02-18T14:42:00Z">
        <w:r w:rsidR="00964BBC" w:rsidRPr="00393AFF">
          <w:rPr>
            <w:rFonts w:ascii="Arial" w:eastAsia="Arial" w:hAnsi="Arial" w:cs="Arial"/>
            <w:sz w:val="22"/>
            <w:szCs w:val="22"/>
          </w:rPr>
          <w:t>from how easy it is to picture t</w:t>
        </w:r>
      </w:ins>
      <w:ins w:id="515" w:author="Addie Clark" w:date="2026-02-18T08:43:00Z" w16du:dateUtc="2026-02-18T14:43:00Z">
        <w:r w:rsidR="00964BBC" w:rsidRPr="00393AFF">
          <w:rPr>
            <w:rFonts w:ascii="Arial" w:eastAsia="Arial" w:hAnsi="Arial" w:cs="Arial"/>
            <w:sz w:val="22"/>
            <w:szCs w:val="22"/>
          </w:rPr>
          <w:t xml:space="preserve">he word (apple; high imagery) to words that may not be imagined easily (fact; low imagery). </w:t>
        </w:r>
      </w:ins>
      <w:ins w:id="516" w:author="Addie Clark" w:date="2026-02-18T08:29:00Z" w16du:dateUtc="2026-02-18T14:29:00Z">
        <w:r w:rsidRPr="00393AFF">
          <w:rPr>
            <w:rFonts w:ascii="Arial" w:eastAsia="Arial" w:hAnsi="Arial" w:cs="Arial"/>
            <w:sz w:val="22"/>
            <w:szCs w:val="22"/>
          </w:rPr>
          <w:t xml:space="preserve">In this scale, </w:t>
        </w:r>
      </w:ins>
      <w:ins w:id="517" w:author="Addie Clark" w:date="2026-02-18T08:44:00Z" w16du:dateUtc="2026-02-18T14:44:00Z">
        <w:r w:rsidR="00964BBC" w:rsidRPr="00393AFF">
          <w:rPr>
            <w:rFonts w:ascii="Arial" w:eastAsia="Arial" w:hAnsi="Arial" w:cs="Arial"/>
            <w:sz w:val="22"/>
            <w:szCs w:val="22"/>
          </w:rPr>
          <w:t>9</w:t>
        </w:r>
      </w:ins>
      <w:ins w:id="518" w:author="Addie Clark" w:date="2026-02-18T08:29:00Z" w16du:dateUtc="2026-02-18T14:29:00Z">
        <w:r w:rsidRPr="00393AFF">
          <w:rPr>
            <w:rFonts w:ascii="Arial" w:eastAsia="Arial" w:hAnsi="Arial" w:cs="Arial"/>
            <w:sz w:val="22"/>
            <w:szCs w:val="22"/>
          </w:rPr>
          <w:t xml:space="preserve"> represents “</w:t>
        </w:r>
      </w:ins>
      <w:ins w:id="519" w:author="Addie Clark" w:date="2026-02-18T08:43:00Z" w16du:dateUtc="2026-02-18T14:43:00Z">
        <w:r w:rsidR="00964BBC" w:rsidRPr="00393AFF">
          <w:rPr>
            <w:rFonts w:ascii="Arial" w:eastAsia="Arial" w:hAnsi="Arial" w:cs="Arial"/>
            <w:sz w:val="22"/>
            <w:szCs w:val="22"/>
          </w:rPr>
          <w:t xml:space="preserve">easy to </w:t>
        </w:r>
      </w:ins>
      <w:ins w:id="520" w:author="Addie Clark" w:date="2026-02-18T08:44:00Z" w16du:dateUtc="2026-02-18T14:44:00Z">
        <w:r w:rsidR="00964BBC" w:rsidRPr="00393AFF">
          <w:rPr>
            <w:rFonts w:ascii="Arial" w:eastAsia="Arial" w:hAnsi="Arial" w:cs="Arial"/>
            <w:sz w:val="22"/>
            <w:szCs w:val="22"/>
          </w:rPr>
          <w:t>imagine</w:t>
        </w:r>
      </w:ins>
      <w:ins w:id="521" w:author="Addie Clark" w:date="2026-02-18T08:29:00Z" w16du:dateUtc="2026-02-18T14:29:00Z">
        <w:r w:rsidRPr="00393AFF">
          <w:rPr>
            <w:rFonts w:ascii="Arial" w:eastAsia="Arial" w:hAnsi="Arial" w:cs="Arial"/>
            <w:sz w:val="22"/>
            <w:szCs w:val="22"/>
          </w:rPr>
          <w:t xml:space="preserve">,” </w:t>
        </w:r>
      </w:ins>
      <w:ins w:id="522" w:author="Addie Clark" w:date="2026-02-18T08:56:00Z" w16du:dateUtc="2026-02-18T14:56:00Z">
        <w:r w:rsidR="00CE1917" w:rsidRPr="00393AFF">
          <w:rPr>
            <w:rFonts w:ascii="Arial" w:eastAsia="Arial" w:hAnsi="Arial" w:cs="Arial"/>
            <w:sz w:val="22"/>
            <w:szCs w:val="22"/>
          </w:rPr>
          <w:t>there is</w:t>
        </w:r>
      </w:ins>
      <w:ins w:id="523" w:author="Addie Clark" w:date="2026-02-18T08:44:00Z" w16du:dateUtc="2026-02-18T14:44:00Z">
        <w:r w:rsidR="00964BBC" w:rsidRPr="00393AFF">
          <w:rPr>
            <w:rFonts w:ascii="Arial" w:eastAsia="Arial" w:hAnsi="Arial" w:cs="Arial"/>
            <w:sz w:val="22"/>
            <w:szCs w:val="22"/>
          </w:rPr>
          <w:t xml:space="preserve"> no issue picturing intricate details of the word</w:t>
        </w:r>
      </w:ins>
      <w:ins w:id="524" w:author="Addie Clark" w:date="2026-02-18T08:29:00Z" w16du:dateUtc="2026-02-18T14:29:00Z">
        <w:r w:rsidRPr="00393AFF">
          <w:rPr>
            <w:rFonts w:ascii="Arial" w:eastAsia="Arial" w:hAnsi="Arial" w:cs="Arial"/>
            <w:sz w:val="22"/>
            <w:szCs w:val="22"/>
          </w:rPr>
          <w:t xml:space="preserve">; </w:t>
        </w:r>
      </w:ins>
      <w:ins w:id="525" w:author="Addie Clark" w:date="2026-02-18T08:50:00Z" w16du:dateUtc="2026-02-18T14:50:00Z">
        <w:r w:rsidR="00757897" w:rsidRPr="00393AFF">
          <w:rPr>
            <w:rFonts w:ascii="Arial" w:eastAsia="Arial" w:hAnsi="Arial" w:cs="Arial"/>
            <w:sz w:val="22"/>
            <w:szCs w:val="22"/>
          </w:rPr>
          <w:t>while 1</w:t>
        </w:r>
      </w:ins>
      <w:ins w:id="526" w:author="Addie Clark" w:date="2026-02-18T08:29:00Z" w16du:dateUtc="2026-02-18T14:29:00Z">
        <w:r w:rsidRPr="00393AFF">
          <w:rPr>
            <w:rFonts w:ascii="Arial" w:eastAsia="Arial" w:hAnsi="Arial" w:cs="Arial"/>
            <w:sz w:val="22"/>
            <w:szCs w:val="22"/>
          </w:rPr>
          <w:t xml:space="preserve"> represents “</w:t>
        </w:r>
      </w:ins>
      <w:ins w:id="527" w:author="Addie Clark" w:date="2026-02-18T08:51:00Z" w16du:dateUtc="2026-02-18T14:51:00Z">
        <w:r w:rsidR="00757897" w:rsidRPr="00393AFF">
          <w:rPr>
            <w:rFonts w:ascii="Arial" w:eastAsia="Arial" w:hAnsi="Arial" w:cs="Arial"/>
            <w:sz w:val="22"/>
            <w:szCs w:val="22"/>
          </w:rPr>
          <w:t>difficult to image</w:t>
        </w:r>
      </w:ins>
      <w:ins w:id="528" w:author="Addie Clark" w:date="2026-02-18T08:29:00Z" w16du:dateUtc="2026-02-18T14:29:00Z">
        <w:r w:rsidRPr="00393AFF">
          <w:rPr>
            <w:rFonts w:ascii="Arial" w:eastAsia="Arial" w:hAnsi="Arial" w:cs="Arial"/>
            <w:sz w:val="22"/>
            <w:szCs w:val="22"/>
          </w:rPr>
          <w:t xml:space="preserve">,” that is, </w:t>
        </w:r>
      </w:ins>
      <w:ins w:id="529" w:author="Addie Clark" w:date="2026-02-18T08:51:00Z" w16du:dateUtc="2026-02-18T14:51:00Z">
        <w:r w:rsidR="00757897" w:rsidRPr="00393AFF">
          <w:rPr>
            <w:rFonts w:ascii="Arial" w:eastAsia="Arial" w:hAnsi="Arial" w:cs="Arial"/>
            <w:sz w:val="22"/>
            <w:szCs w:val="22"/>
          </w:rPr>
          <w:t xml:space="preserve">the word is more abstract and </w:t>
        </w:r>
      </w:ins>
      <w:ins w:id="530" w:author="Addie Clark" w:date="2026-02-18T08:53:00Z" w16du:dateUtc="2026-02-18T14:53:00Z">
        <w:r w:rsidR="00757897" w:rsidRPr="00393AFF">
          <w:rPr>
            <w:rFonts w:ascii="Arial" w:eastAsia="Arial" w:hAnsi="Arial" w:cs="Arial"/>
            <w:sz w:val="22"/>
            <w:szCs w:val="22"/>
          </w:rPr>
          <w:t>harder to picture</w:t>
        </w:r>
      </w:ins>
      <w:ins w:id="531" w:author="Addie Clark" w:date="2026-02-18T08:29:00Z" w16du:dateUtc="2026-02-18T14:29:00Z">
        <w:r w:rsidRPr="00393AFF">
          <w:rPr>
            <w:rFonts w:ascii="Arial" w:eastAsia="Arial" w:hAnsi="Arial" w:cs="Arial"/>
            <w:sz w:val="22"/>
            <w:szCs w:val="22"/>
          </w:rPr>
          <w:t>.</w:t>
        </w:r>
      </w:ins>
      <w:ins w:id="532" w:author="Addie Clark" w:date="2026-02-18T08:55:00Z" w16du:dateUtc="2026-02-18T14:55:00Z">
        <w:r w:rsidR="00757897" w:rsidRPr="00393AFF">
          <w:rPr>
            <w:rFonts w:ascii="Arial" w:eastAsia="Arial" w:hAnsi="Arial" w:cs="Arial"/>
            <w:sz w:val="22"/>
            <w:szCs w:val="22"/>
          </w:rPr>
          <w:t xml:space="preserve"> If you do not know the word </w:t>
        </w:r>
      </w:ins>
      <w:ins w:id="533" w:author="Addie Clark" w:date="2026-02-18T08:56:00Z" w16du:dateUtc="2026-02-18T14:56:00Z">
        <w:r w:rsidR="00CE1917" w:rsidRPr="00393AFF">
          <w:rPr>
            <w:rFonts w:ascii="Arial" w:eastAsia="Arial" w:hAnsi="Arial" w:cs="Arial"/>
            <w:sz w:val="22"/>
            <w:szCs w:val="22"/>
          </w:rPr>
          <w:t>presented,</w:t>
        </w:r>
      </w:ins>
      <w:ins w:id="534" w:author="Addie Clark" w:date="2026-02-18T08:55:00Z" w16du:dateUtc="2026-02-18T14:55:00Z">
        <w:r w:rsidR="00757897" w:rsidRPr="00393AFF">
          <w:rPr>
            <w:rFonts w:ascii="Arial" w:eastAsia="Arial" w:hAnsi="Arial" w:cs="Arial"/>
            <w:sz w:val="22"/>
            <w:szCs w:val="22"/>
          </w:rPr>
          <w:t xml:space="preserve"> please select “X”. </w:t>
        </w:r>
      </w:ins>
    </w:p>
    <w:p w14:paraId="74318037" w14:textId="77777777" w:rsidR="0067666F" w:rsidRPr="00393AFF" w:rsidRDefault="0067666F" w:rsidP="008A2652">
      <w:pPr>
        <w:jc w:val="both"/>
        <w:rPr>
          <w:ins w:id="535" w:author="Addie Clark" w:date="2026-02-18T08:26:00Z" w16du:dateUtc="2026-02-18T14:26:00Z"/>
          <w:rFonts w:ascii="Arial" w:eastAsia="Arial" w:hAnsi="Arial" w:cs="Arial"/>
          <w:sz w:val="22"/>
          <w:szCs w:val="22"/>
        </w:rPr>
      </w:pPr>
    </w:p>
    <w:p w14:paraId="3D8E5991" w14:textId="7C2D62BA" w:rsidR="007266ED" w:rsidRPr="00393AFF" w:rsidRDefault="00265C53" w:rsidP="008A2652">
      <w:pPr>
        <w:jc w:val="both"/>
        <w:rPr>
          <w:rFonts w:ascii="Arial" w:eastAsia="Arial" w:hAnsi="Arial" w:cs="Arial"/>
          <w:sz w:val="22"/>
          <w:szCs w:val="22"/>
        </w:rPr>
      </w:pPr>
      <w:ins w:id="536" w:author="Addie Clark" w:date="2026-02-17T13:48:00Z" w16du:dateUtc="2026-02-17T19:48:00Z">
        <w:r w:rsidRPr="00393AFF">
          <w:rPr>
            <w:rFonts w:ascii="Arial" w:eastAsia="Arial" w:hAnsi="Arial" w:cs="Arial"/>
            <w:sz w:val="22"/>
            <w:szCs w:val="22"/>
          </w:rPr>
          <w:t xml:space="preserve"> </w:t>
        </w:r>
      </w:ins>
    </w:p>
    <w:p w14:paraId="190EF2B2" w14:textId="77777777" w:rsidR="007266ED" w:rsidRPr="00393AFF" w:rsidRDefault="00000000">
      <w:pPr>
        <w:pStyle w:val="Heading3"/>
        <w:jc w:val="both"/>
        <w:rPr>
          <w:rFonts w:ascii="Arial" w:eastAsia="Arial" w:hAnsi="Arial" w:cs="Arial"/>
          <w:sz w:val="26"/>
          <w:szCs w:val="26"/>
        </w:rPr>
      </w:pPr>
      <w:bookmarkStart w:id="537" w:name="_Toc224292205"/>
      <w:r w:rsidRPr="00393AFF">
        <w:rPr>
          <w:rFonts w:ascii="Arial" w:eastAsia="Arial" w:hAnsi="Arial" w:cs="Arial"/>
          <w:sz w:val="26"/>
          <w:szCs w:val="26"/>
        </w:rPr>
        <w:t>Consent Form:</w:t>
      </w:r>
      <w:bookmarkEnd w:id="537"/>
      <w:r w:rsidRPr="00393AFF">
        <w:rPr>
          <w:rFonts w:ascii="Arial" w:eastAsia="Arial" w:hAnsi="Arial" w:cs="Arial"/>
          <w:sz w:val="26"/>
          <w:szCs w:val="26"/>
        </w:rPr>
        <w:t xml:space="preserve"> </w:t>
      </w:r>
    </w:p>
    <w:p w14:paraId="6D815ED1" w14:textId="77777777" w:rsidR="007266ED" w:rsidRPr="00393AFF" w:rsidRDefault="007266ED">
      <w:pPr>
        <w:jc w:val="both"/>
        <w:rPr>
          <w:rFonts w:ascii="Arial" w:eastAsia="Arial" w:hAnsi="Arial" w:cs="Arial"/>
          <w:sz w:val="22"/>
          <w:szCs w:val="22"/>
        </w:rPr>
      </w:pPr>
    </w:p>
    <w:p w14:paraId="171F750F" w14:textId="77777777" w:rsidR="007266ED" w:rsidRPr="00393AFF" w:rsidRDefault="00000000">
      <w:pPr>
        <w:jc w:val="center"/>
        <w:rPr>
          <w:rFonts w:ascii="Arial" w:eastAsia="Arial" w:hAnsi="Arial" w:cs="Arial"/>
          <w:b/>
          <w:sz w:val="22"/>
          <w:szCs w:val="22"/>
        </w:rPr>
      </w:pPr>
      <w:r w:rsidRPr="00393AFF">
        <w:rPr>
          <w:rFonts w:ascii="Arial" w:eastAsia="Arial" w:hAnsi="Arial" w:cs="Arial"/>
          <w:b/>
          <w:sz w:val="22"/>
          <w:szCs w:val="22"/>
        </w:rPr>
        <w:t>CONSENT FORM</w:t>
      </w:r>
    </w:p>
    <w:p w14:paraId="2CDA80F7" w14:textId="77777777" w:rsidR="007266ED" w:rsidRPr="00393AFF" w:rsidRDefault="00000000">
      <w:pPr>
        <w:jc w:val="center"/>
        <w:rPr>
          <w:rFonts w:ascii="Arial" w:eastAsia="Arial" w:hAnsi="Arial" w:cs="Arial"/>
          <w:sz w:val="22"/>
          <w:szCs w:val="22"/>
        </w:rPr>
      </w:pPr>
      <w:r w:rsidRPr="00393AFF">
        <w:rPr>
          <w:rFonts w:ascii="Arial" w:eastAsia="Arial" w:hAnsi="Arial" w:cs="Arial"/>
          <w:sz w:val="22"/>
          <w:szCs w:val="22"/>
        </w:rPr>
        <w:t>Understanding Word Processing and Meaning</w:t>
      </w:r>
    </w:p>
    <w:p w14:paraId="55924644"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 </w:t>
      </w:r>
    </w:p>
    <w:p w14:paraId="679E83EE"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You are invited to be in a research study about how you read and process words, along with their meaning. We ask that you read this form and ask any questions you may have before agreeing to be in the study.</w:t>
      </w:r>
    </w:p>
    <w:p w14:paraId="47382A83"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 </w:t>
      </w:r>
    </w:p>
    <w:p w14:paraId="50C3B064"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This study is being conducted by Dr. Erin M. Buchanan, Professor of Cognitive Analytics at Harrisburg University of Science and Technology.</w:t>
      </w:r>
    </w:p>
    <w:p w14:paraId="7E52CD22" w14:textId="77777777" w:rsidR="007266ED" w:rsidRPr="00393AFF" w:rsidRDefault="007266ED">
      <w:pPr>
        <w:jc w:val="both"/>
        <w:rPr>
          <w:rFonts w:ascii="Arial" w:hAnsi="Arial" w:cs="Arial"/>
        </w:rPr>
      </w:pPr>
    </w:p>
    <w:p w14:paraId="49948544" w14:textId="77777777" w:rsidR="007266ED" w:rsidRPr="00393AFF" w:rsidRDefault="00000000">
      <w:pPr>
        <w:jc w:val="both"/>
        <w:rPr>
          <w:rFonts w:ascii="Arial" w:eastAsia="Arial" w:hAnsi="Arial" w:cs="Arial"/>
          <w:b/>
          <w:sz w:val="22"/>
          <w:szCs w:val="22"/>
          <w:u w:val="single"/>
        </w:rPr>
      </w:pPr>
      <w:r w:rsidRPr="00393AFF">
        <w:rPr>
          <w:rFonts w:ascii="Arial" w:eastAsia="Arial" w:hAnsi="Arial" w:cs="Arial"/>
          <w:b/>
          <w:sz w:val="22"/>
          <w:szCs w:val="22"/>
          <w:u w:val="single"/>
        </w:rPr>
        <w:t>Background Information:</w:t>
      </w:r>
    </w:p>
    <w:p w14:paraId="61C95B8A"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In this study, you will be asked to complete different questions about word concepts. For example, you may be asked to define a word’s characteristics, rate how familiar you are with a word, or simply judge if a string of letters is a real word. </w:t>
      </w:r>
    </w:p>
    <w:p w14:paraId="04C9B52C"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 </w:t>
      </w:r>
    </w:p>
    <w:p w14:paraId="49380C03" w14:textId="77777777" w:rsidR="007266ED" w:rsidRPr="00393AFF" w:rsidRDefault="00000000">
      <w:pPr>
        <w:jc w:val="both"/>
        <w:rPr>
          <w:rFonts w:ascii="Arial" w:eastAsia="Arial" w:hAnsi="Arial" w:cs="Arial"/>
          <w:b/>
          <w:sz w:val="22"/>
          <w:szCs w:val="22"/>
          <w:u w:val="single"/>
        </w:rPr>
      </w:pPr>
      <w:r w:rsidRPr="00393AFF">
        <w:rPr>
          <w:rFonts w:ascii="Arial" w:eastAsia="Arial" w:hAnsi="Arial" w:cs="Arial"/>
          <w:b/>
          <w:sz w:val="22"/>
          <w:szCs w:val="22"/>
          <w:u w:val="single"/>
        </w:rPr>
        <w:t>Procedures:</w:t>
      </w:r>
    </w:p>
    <w:p w14:paraId="06319D52"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You will take this study entirely online from a desktop or laptop computer with a keyboard. You will be given instructions about the experiment sections which are randomly selected for each person. After you complete the experiment, you can learn more about the study and goals of the research. The entire study should take less than thirty minutes to complete. </w:t>
      </w:r>
    </w:p>
    <w:p w14:paraId="386CF82E" w14:textId="77777777" w:rsidR="007266ED" w:rsidRPr="00393AFF" w:rsidRDefault="007266ED">
      <w:pPr>
        <w:jc w:val="both"/>
        <w:rPr>
          <w:rFonts w:ascii="Arial" w:hAnsi="Arial" w:cs="Arial"/>
        </w:rPr>
      </w:pPr>
    </w:p>
    <w:p w14:paraId="4779C8B0" w14:textId="77777777" w:rsidR="007266ED" w:rsidRPr="00393AFF" w:rsidRDefault="00000000">
      <w:pPr>
        <w:jc w:val="both"/>
        <w:rPr>
          <w:rFonts w:ascii="Arial" w:eastAsia="Arial" w:hAnsi="Arial" w:cs="Arial"/>
          <w:b/>
          <w:sz w:val="22"/>
          <w:szCs w:val="22"/>
          <w:u w:val="single"/>
        </w:rPr>
      </w:pPr>
      <w:r w:rsidRPr="00393AFF">
        <w:rPr>
          <w:rFonts w:ascii="Arial" w:eastAsia="Arial" w:hAnsi="Arial" w:cs="Arial"/>
          <w:b/>
          <w:sz w:val="22"/>
          <w:szCs w:val="22"/>
          <w:u w:val="single"/>
        </w:rPr>
        <w:t>Risks and Benefits of being in the Study:</w:t>
      </w:r>
    </w:p>
    <w:p w14:paraId="2614E8D2"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No identifying information will be collected from you, and therefore, your responses should be anonymous. The current study is similar to an online game, which may cause some fatigue or boredom based on the task you are asked to complete. </w:t>
      </w:r>
    </w:p>
    <w:p w14:paraId="0B3494D0"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 </w:t>
      </w:r>
    </w:p>
    <w:p w14:paraId="7B3D9ED7"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There is no direct benefit to you for participating in this study. However, your responses will contribute to our understanding of language and cognitive memory processes.</w:t>
      </w:r>
    </w:p>
    <w:p w14:paraId="06038F8D"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 </w:t>
      </w:r>
    </w:p>
    <w:p w14:paraId="51A6C7D9" w14:textId="77777777" w:rsidR="007266ED" w:rsidRPr="00393AFF" w:rsidRDefault="00000000">
      <w:pPr>
        <w:jc w:val="both"/>
        <w:rPr>
          <w:rFonts w:ascii="Arial" w:eastAsia="Arial" w:hAnsi="Arial" w:cs="Arial"/>
          <w:b/>
          <w:sz w:val="22"/>
          <w:szCs w:val="22"/>
          <w:u w:val="single"/>
        </w:rPr>
      </w:pPr>
      <w:r w:rsidRPr="00393AFF">
        <w:rPr>
          <w:rFonts w:ascii="Arial" w:eastAsia="Arial" w:hAnsi="Arial" w:cs="Arial"/>
          <w:b/>
          <w:sz w:val="22"/>
          <w:szCs w:val="22"/>
          <w:u w:val="single"/>
        </w:rPr>
        <w:t>Compensation:</w:t>
      </w:r>
    </w:p>
    <w:p w14:paraId="064DAF72"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You may be compensated when taking part in this study through your local researcher. </w:t>
      </w:r>
    </w:p>
    <w:p w14:paraId="6D505332"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 </w:t>
      </w:r>
    </w:p>
    <w:p w14:paraId="3D949A81" w14:textId="77777777" w:rsidR="007266ED" w:rsidRPr="00393AFF" w:rsidRDefault="00000000">
      <w:pPr>
        <w:jc w:val="both"/>
        <w:rPr>
          <w:rFonts w:ascii="Arial" w:eastAsia="Arial" w:hAnsi="Arial" w:cs="Arial"/>
          <w:b/>
          <w:sz w:val="22"/>
          <w:szCs w:val="22"/>
          <w:u w:val="single"/>
        </w:rPr>
      </w:pPr>
      <w:r w:rsidRPr="00393AFF">
        <w:rPr>
          <w:rFonts w:ascii="Arial" w:eastAsia="Arial" w:hAnsi="Arial" w:cs="Arial"/>
          <w:b/>
          <w:sz w:val="22"/>
          <w:szCs w:val="22"/>
          <w:u w:val="single"/>
        </w:rPr>
        <w:t>Confidentiality and Data Sharing:</w:t>
      </w:r>
    </w:p>
    <w:p w14:paraId="08F80B94"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Measures are taken to ensure that all information you provide will be anonymous. The data from this project will be posted publicly for other researchers to use; however, no data will be directly linked to you. Your name or other identifying information will not be entered into the dataset and no references will be made in verbal or written reports that could link you to the study. In any publication, information will be provided in such a way that you cannot be identified.</w:t>
      </w:r>
    </w:p>
    <w:p w14:paraId="2EE0CF89" w14:textId="77777777" w:rsidR="007266ED" w:rsidRPr="00393AFF" w:rsidRDefault="007266ED">
      <w:pPr>
        <w:shd w:val="clear" w:color="auto" w:fill="FFFFFF"/>
        <w:jc w:val="both"/>
        <w:rPr>
          <w:rFonts w:ascii="Arial" w:eastAsia="Arial" w:hAnsi="Arial" w:cs="Arial"/>
          <w:sz w:val="22"/>
          <w:szCs w:val="22"/>
        </w:rPr>
      </w:pPr>
    </w:p>
    <w:p w14:paraId="0186790A" w14:textId="77777777" w:rsidR="007266ED" w:rsidRPr="00393AFF" w:rsidRDefault="00000000">
      <w:pPr>
        <w:shd w:val="clear" w:color="auto" w:fill="FFFFFF"/>
        <w:jc w:val="both"/>
        <w:rPr>
          <w:rFonts w:ascii="Arial" w:eastAsia="Arial" w:hAnsi="Arial" w:cs="Arial"/>
          <w:sz w:val="22"/>
          <w:szCs w:val="22"/>
        </w:rPr>
      </w:pPr>
      <w:r w:rsidRPr="00393AFF">
        <w:rPr>
          <w:rFonts w:ascii="Arial" w:eastAsia="Arial" w:hAnsi="Arial" w:cs="Arial"/>
          <w:sz w:val="22"/>
          <w:szCs w:val="22"/>
        </w:rPr>
        <w:t>Before your data are shared outside the research team, any potentially identifying information will be removed. The anonymous data may be used by the research team or shared with other researchers, for both related and unrelated research purposes in the future. Your anonymous data may also be made available in online data repositories such as the Open Science Framework (which are free data repositories that require registration to have access), which allow other researchers and interested parties to access the data for further analysis.</w:t>
      </w:r>
    </w:p>
    <w:p w14:paraId="1EDE25F0" w14:textId="77777777" w:rsidR="007266ED" w:rsidRPr="00393AFF" w:rsidRDefault="007266ED">
      <w:pPr>
        <w:shd w:val="clear" w:color="auto" w:fill="FFFFFF"/>
        <w:jc w:val="both"/>
        <w:rPr>
          <w:rFonts w:ascii="Arial" w:eastAsia="Arial" w:hAnsi="Arial" w:cs="Arial"/>
          <w:sz w:val="22"/>
          <w:szCs w:val="22"/>
        </w:rPr>
      </w:pPr>
    </w:p>
    <w:p w14:paraId="4B622F98" w14:textId="77777777" w:rsidR="007266ED" w:rsidRPr="00393AFF" w:rsidRDefault="00000000">
      <w:pPr>
        <w:shd w:val="clear" w:color="auto" w:fill="FFFFFF"/>
        <w:jc w:val="both"/>
        <w:rPr>
          <w:rFonts w:ascii="Arial" w:eastAsia="Arial" w:hAnsi="Arial" w:cs="Arial"/>
          <w:b/>
          <w:sz w:val="22"/>
          <w:szCs w:val="22"/>
        </w:rPr>
      </w:pPr>
      <w:r w:rsidRPr="00393AFF">
        <w:rPr>
          <w:rFonts w:ascii="Arial" w:eastAsia="Arial" w:hAnsi="Arial" w:cs="Arial"/>
          <w:b/>
          <w:sz w:val="22"/>
          <w:szCs w:val="22"/>
        </w:rPr>
        <w:t>Please note that your data will be anonymous, which means you cannot ask for it to be removed once you have completed the study.</w:t>
      </w:r>
    </w:p>
    <w:p w14:paraId="10C8C389"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lastRenderedPageBreak/>
        <w:t xml:space="preserve"> </w:t>
      </w:r>
    </w:p>
    <w:p w14:paraId="01020A75" w14:textId="77777777" w:rsidR="007266ED" w:rsidRPr="00393AFF" w:rsidRDefault="00000000">
      <w:pPr>
        <w:jc w:val="both"/>
        <w:rPr>
          <w:rFonts w:ascii="Arial" w:eastAsia="Arial" w:hAnsi="Arial" w:cs="Arial"/>
          <w:b/>
          <w:sz w:val="22"/>
          <w:szCs w:val="22"/>
          <w:u w:val="single"/>
        </w:rPr>
      </w:pPr>
      <w:r w:rsidRPr="00393AFF">
        <w:rPr>
          <w:rFonts w:ascii="Arial" w:eastAsia="Arial" w:hAnsi="Arial" w:cs="Arial"/>
          <w:b/>
          <w:sz w:val="22"/>
          <w:szCs w:val="22"/>
          <w:u w:val="single"/>
        </w:rPr>
        <w:t>Voluntary Nature of the Study:</w:t>
      </w:r>
    </w:p>
    <w:p w14:paraId="4657DA02" w14:textId="77777777" w:rsidR="007266ED" w:rsidRPr="00393AFF" w:rsidRDefault="00000000">
      <w:pPr>
        <w:jc w:val="both"/>
        <w:rPr>
          <w:rFonts w:ascii="Arial" w:eastAsia="Arial" w:hAnsi="Arial" w:cs="Arial"/>
          <w:b/>
          <w:sz w:val="22"/>
          <w:szCs w:val="22"/>
        </w:rPr>
      </w:pPr>
      <w:r w:rsidRPr="00393AFF">
        <w:rPr>
          <w:rFonts w:ascii="Arial" w:eastAsia="Arial" w:hAnsi="Arial" w:cs="Arial"/>
          <w:b/>
          <w:sz w:val="22"/>
          <w:szCs w:val="22"/>
        </w:rPr>
        <w:t>Participation in this study is voluntary:</w:t>
      </w:r>
    </w:p>
    <w:p w14:paraId="33535EB6"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Your decision whether to participate will not affect your current or future relations with Harrisburg University of Science and Technology or your local institution. If you decide to participate, you are free to not answer any question or withdraw at any time without affecting those relationships.</w:t>
      </w:r>
    </w:p>
    <w:p w14:paraId="20654536"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 </w:t>
      </w:r>
    </w:p>
    <w:p w14:paraId="681CDAF8" w14:textId="77777777" w:rsidR="007266ED" w:rsidRPr="00393AFF" w:rsidRDefault="00000000">
      <w:pPr>
        <w:jc w:val="both"/>
        <w:rPr>
          <w:rFonts w:ascii="Arial" w:eastAsia="Arial" w:hAnsi="Arial" w:cs="Arial"/>
          <w:b/>
          <w:sz w:val="22"/>
          <w:szCs w:val="22"/>
          <w:u w:val="single"/>
        </w:rPr>
      </w:pPr>
      <w:r w:rsidRPr="00393AFF">
        <w:rPr>
          <w:rFonts w:ascii="Arial" w:eastAsia="Arial" w:hAnsi="Arial" w:cs="Arial"/>
          <w:b/>
          <w:sz w:val="22"/>
          <w:szCs w:val="22"/>
          <w:u w:val="single"/>
        </w:rPr>
        <w:t>Contacts and Questions:</w:t>
      </w:r>
    </w:p>
    <w:p w14:paraId="36093855"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The researchers conducting this study are Dr. Erin M. Buchanan in partnership with the Psychological Science Accelerator. You may ask any questions you have now. If you have questions later, </w:t>
      </w:r>
      <w:r w:rsidRPr="00393AFF">
        <w:rPr>
          <w:rFonts w:ascii="Arial" w:eastAsia="Arial" w:hAnsi="Arial" w:cs="Arial"/>
          <w:b/>
          <w:sz w:val="22"/>
          <w:szCs w:val="22"/>
        </w:rPr>
        <w:t>you are encouraged</w:t>
      </w:r>
      <w:r w:rsidRPr="00393AFF">
        <w:rPr>
          <w:rFonts w:ascii="Arial" w:eastAsia="Arial" w:hAnsi="Arial" w:cs="Arial"/>
          <w:sz w:val="22"/>
          <w:szCs w:val="22"/>
        </w:rPr>
        <w:t xml:space="preserve"> to contact Dr. Erin M. Buchanan at </w:t>
      </w:r>
      <w:hyperlink r:id="rId14">
        <w:r w:rsidR="007266ED" w:rsidRPr="00393AFF">
          <w:rPr>
            <w:rFonts w:ascii="Arial" w:eastAsia="Arial" w:hAnsi="Arial" w:cs="Arial"/>
            <w:sz w:val="22"/>
            <w:szCs w:val="22"/>
            <w:u w:val="single"/>
          </w:rPr>
          <w:t>ebuchanan@harrisburgu.edu</w:t>
        </w:r>
      </w:hyperlink>
      <w:r w:rsidRPr="00393AFF">
        <w:rPr>
          <w:rFonts w:ascii="Arial" w:eastAsia="Arial" w:hAnsi="Arial" w:cs="Arial"/>
          <w:sz w:val="22"/>
          <w:szCs w:val="22"/>
        </w:rPr>
        <w:t xml:space="preserve">. </w:t>
      </w:r>
    </w:p>
    <w:p w14:paraId="1AC2DF5C"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 </w:t>
      </w:r>
    </w:p>
    <w:p w14:paraId="40FF9507" w14:textId="77777777" w:rsidR="007266ED" w:rsidRPr="00393AFF" w:rsidRDefault="00000000">
      <w:pPr>
        <w:jc w:val="both"/>
        <w:rPr>
          <w:rFonts w:ascii="Arial" w:eastAsia="Arial" w:hAnsi="Arial" w:cs="Arial"/>
          <w:b/>
          <w:sz w:val="22"/>
          <w:szCs w:val="22"/>
          <w:u w:val="single"/>
        </w:rPr>
      </w:pPr>
      <w:r w:rsidRPr="00393AFF">
        <w:rPr>
          <w:rFonts w:ascii="Arial" w:eastAsia="Arial" w:hAnsi="Arial" w:cs="Arial"/>
          <w:b/>
          <w:sz w:val="22"/>
          <w:szCs w:val="22"/>
          <w:u w:val="single"/>
        </w:rPr>
        <w:t>Questions or Concerns:</w:t>
      </w:r>
    </w:p>
    <w:p w14:paraId="280507C2"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This study has been reviewed by Harrisburg University of Science and Technology’s Institutional Review Board (IRB).  The IRB has determined that this study fulfills the human research subject protections obligations required by state and federal law and University policies. </w:t>
      </w:r>
    </w:p>
    <w:p w14:paraId="64076BA0" w14:textId="77777777" w:rsidR="007266ED" w:rsidRPr="00393AFF" w:rsidRDefault="00000000">
      <w:pPr>
        <w:jc w:val="both"/>
        <w:rPr>
          <w:rFonts w:ascii="Arial" w:eastAsia="Arial" w:hAnsi="Arial" w:cs="Arial"/>
          <w:sz w:val="22"/>
          <w:szCs w:val="22"/>
        </w:rPr>
      </w:pPr>
      <w:r w:rsidRPr="00393AFF">
        <w:rPr>
          <w:rFonts w:ascii="Arial" w:eastAsia="Arial" w:hAnsi="Arial" w:cs="Arial"/>
          <w:sz w:val="22"/>
          <w:szCs w:val="22"/>
        </w:rPr>
        <w:t xml:space="preserve"> </w:t>
      </w:r>
    </w:p>
    <w:p w14:paraId="6C0B1143" w14:textId="0DCF1F22" w:rsidR="007266ED" w:rsidRPr="00393AFF" w:rsidRDefault="00000000" w:rsidP="004D5F14">
      <w:pPr>
        <w:jc w:val="both"/>
        <w:rPr>
          <w:rFonts w:ascii="Arial" w:eastAsia="Arial" w:hAnsi="Arial" w:cs="Arial"/>
          <w:b/>
          <w:i/>
          <w:sz w:val="22"/>
          <w:szCs w:val="22"/>
        </w:rPr>
      </w:pPr>
      <w:r w:rsidRPr="00393AFF">
        <w:rPr>
          <w:rFonts w:ascii="Arial" w:eastAsia="Arial" w:hAnsi="Arial" w:cs="Arial"/>
          <w:b/>
          <w:i/>
          <w:sz w:val="22"/>
          <w:szCs w:val="22"/>
        </w:rPr>
        <w:t>A copy of this information to keep for your records will be provided upon request.</w:t>
      </w:r>
      <w:r w:rsidR="007266ED" w:rsidRPr="00393AFF">
        <w:rPr>
          <w:rFonts w:ascii="Arial" w:eastAsia="Arial" w:hAnsi="Arial" w:cs="Arial"/>
          <w:sz w:val="22"/>
          <w:szCs w:val="22"/>
        </w:rPr>
        <w:t xml:space="preserve"> </w:t>
      </w:r>
    </w:p>
    <w:sectPr w:rsidR="007266ED" w:rsidRPr="00393AFF">
      <w:pgSz w:w="11900" w:h="16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9" w:author="Erin M. Buchanan" w:date="2026-02-12T15:50:00Z" w:initials="EB">
    <w:p w14:paraId="65E91A34" w14:textId="2210667C" w:rsidR="005C3EBC" w:rsidRDefault="005C3EBC" w:rsidP="005C3EBC">
      <w:r>
        <w:rPr>
          <w:rStyle w:val="CommentReference"/>
        </w:rPr>
        <w:annotationRef/>
      </w:r>
      <w:r>
        <w:rPr>
          <w:sz w:val="20"/>
          <w:szCs w:val="20"/>
        </w:rPr>
        <w:t>erin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E91A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0C5547" w16cex:dateUtc="2026-02-12T2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E91A34" w16cid:durableId="4D0C554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630856"/>
    <w:multiLevelType w:val="multilevel"/>
    <w:tmpl w:val="1868D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24795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n M. Buchanan">
    <w15:presenceInfo w15:providerId="AD" w15:userId="S::EBuchanan@HarrisburgU.edu::a202a620-6e05-42b1-a3fc-fcfad0b42cdc"/>
  </w15:person>
  <w15:person w15:author="Addie Clark">
    <w15:presenceInfo w15:providerId="AD" w15:userId="S::AClark2@my.harrisburgu.edu::0bfef028-7007-49f9-b706-ebe73ca4ed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6ED"/>
    <w:rsid w:val="000156D2"/>
    <w:rsid w:val="000830A9"/>
    <w:rsid w:val="00096854"/>
    <w:rsid w:val="00112393"/>
    <w:rsid w:val="00132F53"/>
    <w:rsid w:val="00180FED"/>
    <w:rsid w:val="001A3E8B"/>
    <w:rsid w:val="001F49EA"/>
    <w:rsid w:val="00265C53"/>
    <w:rsid w:val="003164DF"/>
    <w:rsid w:val="0032471C"/>
    <w:rsid w:val="0035079E"/>
    <w:rsid w:val="003557EF"/>
    <w:rsid w:val="0037598C"/>
    <w:rsid w:val="00393AFF"/>
    <w:rsid w:val="003D0139"/>
    <w:rsid w:val="003E3581"/>
    <w:rsid w:val="00432752"/>
    <w:rsid w:val="004844DA"/>
    <w:rsid w:val="004939A7"/>
    <w:rsid w:val="004A294F"/>
    <w:rsid w:val="004A6090"/>
    <w:rsid w:val="004D5F14"/>
    <w:rsid w:val="004E6E7B"/>
    <w:rsid w:val="00555C76"/>
    <w:rsid w:val="005C3EBC"/>
    <w:rsid w:val="005D494E"/>
    <w:rsid w:val="005E2BA0"/>
    <w:rsid w:val="0067657A"/>
    <w:rsid w:val="0067666F"/>
    <w:rsid w:val="00687099"/>
    <w:rsid w:val="006D7CB6"/>
    <w:rsid w:val="006F358C"/>
    <w:rsid w:val="007266ED"/>
    <w:rsid w:val="00757897"/>
    <w:rsid w:val="007643B7"/>
    <w:rsid w:val="007E48C1"/>
    <w:rsid w:val="007F6E26"/>
    <w:rsid w:val="0080293B"/>
    <w:rsid w:val="008308D3"/>
    <w:rsid w:val="008838B2"/>
    <w:rsid w:val="008A2652"/>
    <w:rsid w:val="008F147A"/>
    <w:rsid w:val="00924FCF"/>
    <w:rsid w:val="00964BBC"/>
    <w:rsid w:val="00987C7A"/>
    <w:rsid w:val="009D494D"/>
    <w:rsid w:val="00A70C18"/>
    <w:rsid w:val="00AA4DDF"/>
    <w:rsid w:val="00B36DFA"/>
    <w:rsid w:val="00B529E0"/>
    <w:rsid w:val="00B61CA8"/>
    <w:rsid w:val="00B71D4E"/>
    <w:rsid w:val="00B8179E"/>
    <w:rsid w:val="00BA6750"/>
    <w:rsid w:val="00C133C4"/>
    <w:rsid w:val="00C1489F"/>
    <w:rsid w:val="00C74082"/>
    <w:rsid w:val="00CE1917"/>
    <w:rsid w:val="00CE76FC"/>
    <w:rsid w:val="00D520D3"/>
    <w:rsid w:val="00D9499F"/>
    <w:rsid w:val="00DA6531"/>
    <w:rsid w:val="00DB1849"/>
    <w:rsid w:val="00DD571F"/>
    <w:rsid w:val="00E21D09"/>
    <w:rsid w:val="00E21D82"/>
    <w:rsid w:val="00E409CD"/>
    <w:rsid w:val="00E46B7E"/>
    <w:rsid w:val="00E6574C"/>
    <w:rsid w:val="00EB1B7D"/>
    <w:rsid w:val="00EC035E"/>
    <w:rsid w:val="00ED7936"/>
    <w:rsid w:val="00EE4178"/>
    <w:rsid w:val="00EE4767"/>
    <w:rsid w:val="00F02F0D"/>
    <w:rsid w:val="00F712DA"/>
    <w:rsid w:val="00F7206F"/>
    <w:rsid w:val="00FA1859"/>
    <w:rsid w:val="00FF5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57F93F"/>
  <w15:docId w15:val="{6598522C-B944-3B46-8649-9F67F6A85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3">
    <w:name w:val="toc 3"/>
    <w:basedOn w:val="Normal"/>
    <w:next w:val="Normal"/>
    <w:autoRedefine/>
    <w:uiPriority w:val="39"/>
    <w:unhideWhenUsed/>
    <w:rsid w:val="00924FCF"/>
    <w:pPr>
      <w:spacing w:after="100"/>
      <w:ind w:left="480"/>
    </w:pPr>
  </w:style>
  <w:style w:type="character" w:styleId="Hyperlink">
    <w:name w:val="Hyperlink"/>
    <w:basedOn w:val="DefaultParagraphFont"/>
    <w:uiPriority w:val="99"/>
    <w:unhideWhenUsed/>
    <w:rsid w:val="00924FCF"/>
    <w:rPr>
      <w:color w:val="0000FF" w:themeColor="hyperlink"/>
      <w:u w:val="single"/>
    </w:rPr>
  </w:style>
  <w:style w:type="character" w:styleId="UnresolvedMention">
    <w:name w:val="Unresolved Mention"/>
    <w:basedOn w:val="DefaultParagraphFont"/>
    <w:uiPriority w:val="99"/>
    <w:semiHidden/>
    <w:unhideWhenUsed/>
    <w:rsid w:val="00ED7936"/>
    <w:rPr>
      <w:color w:val="605E5C"/>
      <w:shd w:val="clear" w:color="auto" w:fill="E1DFDD"/>
    </w:rPr>
  </w:style>
  <w:style w:type="character" w:styleId="CommentReference">
    <w:name w:val="annotation reference"/>
    <w:basedOn w:val="DefaultParagraphFont"/>
    <w:uiPriority w:val="99"/>
    <w:semiHidden/>
    <w:unhideWhenUsed/>
    <w:rsid w:val="005C3EBC"/>
    <w:rPr>
      <w:sz w:val="16"/>
      <w:szCs w:val="16"/>
    </w:rPr>
  </w:style>
  <w:style w:type="paragraph" w:styleId="CommentText">
    <w:name w:val="annotation text"/>
    <w:basedOn w:val="Normal"/>
    <w:link w:val="CommentTextChar"/>
    <w:uiPriority w:val="99"/>
    <w:semiHidden/>
    <w:unhideWhenUsed/>
    <w:rsid w:val="005C3EBC"/>
    <w:rPr>
      <w:sz w:val="20"/>
      <w:szCs w:val="20"/>
    </w:rPr>
  </w:style>
  <w:style w:type="character" w:customStyle="1" w:styleId="CommentTextChar">
    <w:name w:val="Comment Text Char"/>
    <w:basedOn w:val="DefaultParagraphFont"/>
    <w:link w:val="CommentText"/>
    <w:uiPriority w:val="99"/>
    <w:semiHidden/>
    <w:rsid w:val="005C3EBC"/>
    <w:rPr>
      <w:sz w:val="20"/>
      <w:szCs w:val="20"/>
    </w:rPr>
  </w:style>
  <w:style w:type="paragraph" w:styleId="CommentSubject">
    <w:name w:val="annotation subject"/>
    <w:basedOn w:val="CommentText"/>
    <w:next w:val="CommentText"/>
    <w:link w:val="CommentSubjectChar"/>
    <w:uiPriority w:val="99"/>
    <w:semiHidden/>
    <w:unhideWhenUsed/>
    <w:rsid w:val="005C3EBC"/>
    <w:rPr>
      <w:b/>
      <w:bCs/>
    </w:rPr>
  </w:style>
  <w:style w:type="character" w:customStyle="1" w:styleId="CommentSubjectChar">
    <w:name w:val="Comment Subject Char"/>
    <w:basedOn w:val="CommentTextChar"/>
    <w:link w:val="CommentSubject"/>
    <w:uiPriority w:val="99"/>
    <w:semiHidden/>
    <w:rsid w:val="005C3EBC"/>
    <w:rPr>
      <w:b/>
      <w:bCs/>
      <w:sz w:val="20"/>
      <w:szCs w:val="20"/>
    </w:rPr>
  </w:style>
  <w:style w:type="paragraph" w:styleId="Revision">
    <w:name w:val="Revision"/>
    <w:hidden/>
    <w:uiPriority w:val="99"/>
    <w:semiHidden/>
    <w:rsid w:val="00132F53"/>
  </w:style>
  <w:style w:type="paragraph" w:styleId="TOC2">
    <w:name w:val="toc 2"/>
    <w:basedOn w:val="Normal"/>
    <w:next w:val="Normal"/>
    <w:autoRedefine/>
    <w:uiPriority w:val="39"/>
    <w:unhideWhenUsed/>
    <w:rsid w:val="00E21D09"/>
    <w:pPr>
      <w:spacing w:after="100"/>
      <w:ind w:left="240"/>
    </w:pPr>
  </w:style>
  <w:style w:type="character" w:customStyle="1" w:styleId="sv-string-viewer">
    <w:name w:val="sv-string-viewer"/>
    <w:basedOn w:val="DefaultParagraphFont"/>
    <w:rsid w:val="001A3E8B"/>
  </w:style>
  <w:style w:type="paragraph" w:styleId="NormalWeb">
    <w:name w:val="Normal (Web)"/>
    <w:basedOn w:val="Normal"/>
    <w:uiPriority w:val="99"/>
    <w:semiHidden/>
    <w:unhideWhenUsed/>
    <w:rsid w:val="001A3E8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A3E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mailto:ebuchanan@harrisburg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TotalTime>
  <Pages>10</Pages>
  <Words>5670</Words>
  <Characters>28412</Characters>
  <Application>Microsoft Office Word</Application>
  <DocSecurity>0</DocSecurity>
  <Lines>546</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Erin M. Buchanan</cp:lastModifiedBy>
  <cp:revision>64</cp:revision>
  <dcterms:created xsi:type="dcterms:W3CDTF">2023-07-16T19:09:00Z</dcterms:created>
  <dcterms:modified xsi:type="dcterms:W3CDTF">2026-03-13T17:38:00Z</dcterms:modified>
</cp:coreProperties>
</file>